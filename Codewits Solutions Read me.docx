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CC2CB" w14:textId="75CB4B7C" w:rsidR="001F60E4" w:rsidRDefault="004C6114" w:rsidP="004C6114">
      <w:pPr>
        <w:jc w:val="center"/>
        <w:rPr>
          <w:rFonts w:ascii="Arial Black" w:hAnsi="Arial Black"/>
          <w:sz w:val="32"/>
          <w:szCs w:val="32"/>
        </w:rPr>
      </w:pPr>
      <w:proofErr w:type="spellStart"/>
      <w:r w:rsidRPr="004C6114">
        <w:rPr>
          <w:rFonts w:ascii="Arial Black" w:hAnsi="Arial Black"/>
          <w:sz w:val="32"/>
          <w:szCs w:val="32"/>
        </w:rPr>
        <w:t>Codewits</w:t>
      </w:r>
      <w:proofErr w:type="spellEnd"/>
      <w:r w:rsidRPr="004C6114">
        <w:rPr>
          <w:rFonts w:ascii="Arial Black" w:hAnsi="Arial Black"/>
          <w:sz w:val="32"/>
          <w:szCs w:val="32"/>
        </w:rPr>
        <w:t xml:space="preserve"> Solutions | VIT | Assignment + Evaluation</w:t>
      </w:r>
    </w:p>
    <w:p w14:paraId="143D70F2" w14:textId="77777777" w:rsidR="004C6114" w:rsidRDefault="004C6114" w:rsidP="004C6114">
      <w:pPr>
        <w:jc w:val="center"/>
        <w:rPr>
          <w:rFonts w:ascii="Arial Black" w:hAnsi="Arial Black"/>
          <w:sz w:val="32"/>
          <w:szCs w:val="32"/>
        </w:rPr>
      </w:pPr>
    </w:p>
    <w:p w14:paraId="0F90C39C" w14:textId="44D78004" w:rsidR="004C6114" w:rsidRDefault="004C6114" w:rsidP="004C611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114">
        <w:rPr>
          <w:rFonts w:ascii="Times New Roman" w:hAnsi="Times New Roman" w:cs="Times New Roman"/>
          <w:sz w:val="28"/>
          <w:szCs w:val="28"/>
        </w:rPr>
        <w:t>Develop a backend for an e-commerce website that allows users to browse, purchase products, and manage their accounts.</w:t>
      </w:r>
    </w:p>
    <w:p w14:paraId="7F30078E" w14:textId="77777777" w:rsidR="004C6114" w:rsidRDefault="004C6114" w:rsidP="004C61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1BA34" w14:textId="70A4D0EA" w:rsidR="004C6114" w:rsidRDefault="004C6114" w:rsidP="004C6114">
      <w:pPr>
        <w:rPr>
          <w:rFonts w:ascii="Times New Roman" w:hAnsi="Times New Roman" w:cs="Times New Roman"/>
          <w:sz w:val="24"/>
          <w:szCs w:val="24"/>
        </w:rPr>
      </w:pPr>
      <w:r w:rsidRPr="004C6114">
        <w:rPr>
          <w:rFonts w:ascii="Times New Roman" w:hAnsi="Times New Roman" w:cs="Times New Roman"/>
          <w:sz w:val="24"/>
          <w:szCs w:val="24"/>
        </w:rPr>
        <w:t xml:space="preserve">I developed the entire application using </w:t>
      </w:r>
      <w:r w:rsidRPr="004C6114">
        <w:rPr>
          <w:rFonts w:ascii="Times New Roman" w:hAnsi="Times New Roman" w:cs="Times New Roman"/>
          <w:b/>
          <w:bCs/>
          <w:sz w:val="24"/>
          <w:szCs w:val="24"/>
        </w:rPr>
        <w:t>Spring Boot</w:t>
      </w:r>
      <w:r w:rsidRPr="004C6114">
        <w:rPr>
          <w:rFonts w:ascii="Times New Roman" w:hAnsi="Times New Roman" w:cs="Times New Roman"/>
          <w:sz w:val="24"/>
          <w:szCs w:val="24"/>
        </w:rPr>
        <w:t xml:space="preserve"> as the primary framework for building the backend, </w:t>
      </w:r>
      <w:r w:rsidRPr="004C6114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4C6114">
        <w:rPr>
          <w:rFonts w:ascii="Times New Roman" w:hAnsi="Times New Roman" w:cs="Times New Roman"/>
          <w:sz w:val="24"/>
          <w:szCs w:val="24"/>
        </w:rPr>
        <w:t xml:space="preserve"> as the database for managing data efficiently, and utilized </w:t>
      </w:r>
      <w:r w:rsidRPr="004C6114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4C6114">
        <w:rPr>
          <w:rFonts w:ascii="Times New Roman" w:hAnsi="Times New Roman" w:cs="Times New Roman"/>
          <w:sz w:val="24"/>
          <w:szCs w:val="24"/>
        </w:rPr>
        <w:t xml:space="preserve"> to perform and validate API requests throughout the development process.</w:t>
      </w:r>
    </w:p>
    <w:p w14:paraId="2DFB263A" w14:textId="77777777" w:rsidR="004C6114" w:rsidRDefault="004C6114" w:rsidP="004C6114">
      <w:pPr>
        <w:rPr>
          <w:rFonts w:ascii="Times New Roman" w:hAnsi="Times New Roman" w:cs="Times New Roman"/>
          <w:sz w:val="24"/>
          <w:szCs w:val="24"/>
        </w:rPr>
      </w:pPr>
    </w:p>
    <w:p w14:paraId="045EAD14" w14:textId="203AA0B4" w:rsidR="004C6114" w:rsidRDefault="00735BB5" w:rsidP="004C6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the project first </w:t>
      </w:r>
      <w:r w:rsidR="00733BA6">
        <w:rPr>
          <w:rFonts w:ascii="Times New Roman" w:hAnsi="Times New Roman" w:cs="Times New Roman"/>
          <w:sz w:val="24"/>
          <w:szCs w:val="24"/>
        </w:rPr>
        <w:t xml:space="preserve">Download the zip of the project from </w:t>
      </w:r>
      <w:proofErr w:type="spellStart"/>
      <w:r w:rsidR="00733BA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33BA6">
        <w:rPr>
          <w:rFonts w:ascii="Times New Roman" w:hAnsi="Times New Roman" w:cs="Times New Roman"/>
          <w:sz w:val="24"/>
          <w:szCs w:val="24"/>
        </w:rPr>
        <w:t>, then extract the entire project.</w:t>
      </w:r>
    </w:p>
    <w:p w14:paraId="51EE1654" w14:textId="16D39DC6" w:rsidR="00733BA6" w:rsidRDefault="00733BA6" w:rsidP="004C6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use </w:t>
      </w:r>
      <w:r w:rsidRPr="00733BA6">
        <w:rPr>
          <w:rFonts w:ascii="Times New Roman" w:hAnsi="Times New Roman" w:cs="Times New Roman"/>
          <w:b/>
          <w:bCs/>
          <w:sz w:val="24"/>
          <w:szCs w:val="24"/>
        </w:rPr>
        <w:t xml:space="preserve">Spring Tool Suite </w:t>
      </w:r>
      <w:proofErr w:type="gramStart"/>
      <w:r w:rsidRPr="00733BA6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33BA6">
        <w:rPr>
          <w:rFonts w:ascii="Times New Roman" w:hAnsi="Times New Roman" w:cs="Times New Roman"/>
          <w:sz w:val="24"/>
          <w:szCs w:val="24"/>
        </w:rPr>
        <w:t>integrated</w:t>
      </w:r>
      <w:proofErr w:type="gramEnd"/>
      <w:r w:rsidRPr="00733BA6">
        <w:rPr>
          <w:rFonts w:ascii="Times New Roman" w:hAnsi="Times New Roman" w:cs="Times New Roman"/>
          <w:sz w:val="24"/>
          <w:szCs w:val="24"/>
        </w:rPr>
        <w:t xml:space="preserve"> development environment (IDE) </w:t>
      </w:r>
      <w:r>
        <w:rPr>
          <w:rFonts w:ascii="Times New Roman" w:hAnsi="Times New Roman" w:cs="Times New Roman"/>
          <w:sz w:val="24"/>
          <w:szCs w:val="24"/>
        </w:rPr>
        <w:t xml:space="preserve">for the development of this entire project from the </w:t>
      </w:r>
      <w:r w:rsidRPr="00733BA6">
        <w:rPr>
          <w:rFonts w:ascii="Times New Roman" w:hAnsi="Times New Roman" w:cs="Times New Roman"/>
          <w:sz w:val="24"/>
          <w:szCs w:val="24"/>
        </w:rPr>
        <w:t>scratch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3F03BC" w14:textId="77777777" w:rsidR="00AA012F" w:rsidRDefault="00AA012F" w:rsidP="004C6114">
      <w:pPr>
        <w:rPr>
          <w:rFonts w:ascii="Times New Roman" w:hAnsi="Times New Roman" w:cs="Times New Roman"/>
          <w:sz w:val="24"/>
          <w:szCs w:val="24"/>
        </w:rPr>
      </w:pPr>
    </w:p>
    <w:p w14:paraId="0DFD8BB5" w14:textId="3713D034" w:rsidR="00733BA6" w:rsidRPr="00AA012F" w:rsidRDefault="00AA012F" w:rsidP="00AA012F">
      <w:pPr>
        <w:pStyle w:val="ListParagraph"/>
        <w:numPr>
          <w:ilvl w:val="0"/>
          <w:numId w:val="1"/>
        </w:numPr>
        <w:tabs>
          <w:tab w:val="left" w:pos="6676"/>
        </w:tabs>
        <w:rPr>
          <w:rFonts w:ascii="Times New Roman" w:hAnsi="Times New Roman" w:cs="Times New Roman"/>
          <w:sz w:val="24"/>
          <w:szCs w:val="24"/>
        </w:rPr>
      </w:pPr>
      <w:r w:rsidRPr="00AA012F">
        <w:rPr>
          <w:rFonts w:ascii="Times New Roman" w:hAnsi="Times New Roman" w:cs="Times New Roman"/>
          <w:sz w:val="24"/>
          <w:szCs w:val="24"/>
        </w:rPr>
        <w:t>Import the entire project.</w:t>
      </w:r>
      <w:r w:rsidRPr="00AA012F">
        <w:rPr>
          <w:rFonts w:ascii="Times New Roman" w:hAnsi="Times New Roman" w:cs="Times New Roman"/>
          <w:sz w:val="24"/>
          <w:szCs w:val="24"/>
        </w:rPr>
        <w:tab/>
      </w:r>
    </w:p>
    <w:p w14:paraId="1E0B0EB7" w14:textId="14863D17" w:rsidR="00AA012F" w:rsidRDefault="00AA012F" w:rsidP="004C6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F5158" wp14:editId="7CE25A24">
            <wp:extent cx="2468343" cy="3713018"/>
            <wp:effectExtent l="0" t="0" r="8255" b="1905"/>
            <wp:docPr id="304564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4383" name="Picture 3045643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725" cy="37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A083" w14:textId="77777777" w:rsidR="00AA012F" w:rsidRDefault="00AA012F" w:rsidP="004C6114">
      <w:pPr>
        <w:rPr>
          <w:rFonts w:ascii="Times New Roman" w:hAnsi="Times New Roman" w:cs="Times New Roman"/>
          <w:sz w:val="24"/>
          <w:szCs w:val="24"/>
        </w:rPr>
      </w:pPr>
    </w:p>
    <w:p w14:paraId="6704C683" w14:textId="77777777" w:rsidR="00AA012F" w:rsidRDefault="00AA012F" w:rsidP="00AA01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9E1F6" w14:textId="0ED5ACC7" w:rsidR="00AA012F" w:rsidRPr="00AA012F" w:rsidRDefault="00AA012F" w:rsidP="00AA01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012F">
        <w:rPr>
          <w:rFonts w:ascii="Times New Roman" w:hAnsi="Times New Roman" w:cs="Times New Roman"/>
          <w:sz w:val="24"/>
          <w:szCs w:val="24"/>
        </w:rPr>
        <w:t>Click on Existing Maven Project:</w:t>
      </w:r>
    </w:p>
    <w:p w14:paraId="4B87FDF1" w14:textId="61D62516" w:rsidR="00AA012F" w:rsidRDefault="00AA012F" w:rsidP="00AA01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599CE6" wp14:editId="5872B485">
            <wp:extent cx="5731510" cy="4465320"/>
            <wp:effectExtent l="0" t="0" r="2540" b="0"/>
            <wp:docPr id="1207783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3143" name="Picture 12077831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1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3848DA" w14:textId="77777777" w:rsidR="00AA012F" w:rsidRDefault="00AA012F" w:rsidP="00AA012F">
      <w:pPr>
        <w:rPr>
          <w:rFonts w:ascii="Times New Roman" w:hAnsi="Times New Roman" w:cs="Times New Roman"/>
          <w:sz w:val="24"/>
          <w:szCs w:val="24"/>
        </w:rPr>
      </w:pPr>
    </w:p>
    <w:p w14:paraId="49551376" w14:textId="1B10FEF1" w:rsidR="00AA012F" w:rsidRPr="00A00357" w:rsidRDefault="00AA012F" w:rsidP="00AA01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AA012F">
        <w:rPr>
          <w:rFonts w:ascii="Times New Roman" w:hAnsi="Times New Roman" w:cs="Times New Roman"/>
          <w:sz w:val="24"/>
          <w:szCs w:val="24"/>
        </w:rPr>
        <w:t>rowse</w:t>
      </w:r>
      <w:r>
        <w:rPr>
          <w:rFonts w:ascii="Times New Roman" w:hAnsi="Times New Roman" w:cs="Times New Roman"/>
          <w:sz w:val="24"/>
          <w:szCs w:val="24"/>
        </w:rPr>
        <w:t xml:space="preserve"> the project in your system, and click on finish. After that u will have two Java project </w:t>
      </w:r>
      <w:r w:rsidR="00A00357" w:rsidRPr="00A00357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="00A00357">
        <w:rPr>
          <w:rFonts w:ascii="Times New Roman" w:hAnsi="Times New Roman" w:cs="Times New Roman"/>
          <w:sz w:val="24"/>
          <w:szCs w:val="24"/>
        </w:rPr>
        <w:t xml:space="preserve"> and </w:t>
      </w:r>
      <w:r w:rsidR="00A00357" w:rsidRPr="00A00357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="00A003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B61FA0D" w14:textId="58AAE697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D11FD" wp14:editId="0D765039">
            <wp:extent cx="2943636" cy="3105583"/>
            <wp:effectExtent l="0" t="0" r="9525" b="0"/>
            <wp:docPr id="384674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4826" name="Picture 3846748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231" w14:textId="77777777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</w:p>
    <w:p w14:paraId="28D89479" w14:textId="5E8F7B7F" w:rsidR="00A00357" w:rsidRDefault="00A00357" w:rsidP="00A003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Have all the dependences in pom.xml</w:t>
      </w:r>
    </w:p>
    <w:p w14:paraId="1601BD5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30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5BC88E49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80779C3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1D6EF4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A55A0A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B7C322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69C2FF8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0E93354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3.3.3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630FA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14:paraId="0C5B85D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29F70D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com.example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AF769D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0A34454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2811658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Admin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D4300EB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86EDC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095C7377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AC647FD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3C491BF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18284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CCED40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4B68D77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5DC03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9A39104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2FEFF2E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0B90281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45E7317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26721270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13A1C29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D56F4F9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C00CCC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BC296F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E8E640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9F950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02490B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spring-boot-starter-data-</w:t>
      </w:r>
      <w:proofErr w:type="spellStart"/>
      <w:r>
        <w:rPr>
          <w:rFonts w:ascii="Consolas" w:hAnsi="Consolas"/>
          <w:color w:val="CCCCCC"/>
          <w:sz w:val="20"/>
          <w:szCs w:val="20"/>
        </w:rPr>
        <w:t>mongodb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5CFD91F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C9800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40AF68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E960B16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D3430D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41BC5D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2E3E7C5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3F3BF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0EB826A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5F6EBA2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CBA7880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8AD8763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2FC657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7D8EE98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84601C6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0BF10DA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>&lt;plugin&gt;</w:t>
      </w:r>
    </w:p>
    <w:p w14:paraId="2CF641DB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proofErr w:type="gramStart"/>
      <w:r>
        <w:rPr>
          <w:rFonts w:ascii="Consolas" w:hAnsi="Consolas"/>
          <w:color w:val="66AFF9"/>
          <w:sz w:val="20"/>
          <w:szCs w:val="20"/>
          <w:u w:val="single"/>
        </w:rPr>
        <w:t>&lt;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groupId</w:t>
      </w:r>
      <w:proofErr w:type="spellEnd"/>
      <w:r>
        <w:rPr>
          <w:rFonts w:ascii="Consolas" w:hAnsi="Consolas"/>
          <w:color w:val="66AFF9"/>
          <w:sz w:val="20"/>
          <w:szCs w:val="20"/>
          <w:u w:val="single"/>
        </w:rPr>
        <w:t>&gt;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sz w:val="20"/>
          <w:szCs w:val="20"/>
          <w:u w:val="single"/>
        </w:rPr>
        <w:t>&lt;/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groupId</w:t>
      </w:r>
      <w:proofErr w:type="spellEnd"/>
      <w:r>
        <w:rPr>
          <w:rFonts w:ascii="Consolas" w:hAnsi="Consolas"/>
          <w:color w:val="66AFF9"/>
          <w:sz w:val="20"/>
          <w:szCs w:val="20"/>
          <w:u w:val="single"/>
        </w:rPr>
        <w:t>&gt;</w:t>
      </w:r>
    </w:p>
    <w:p w14:paraId="7E492D0C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artifactId</w:t>
      </w:r>
      <w:proofErr w:type="spellEnd"/>
      <w:r>
        <w:rPr>
          <w:rFonts w:ascii="Consolas" w:hAnsi="Consolas"/>
          <w:color w:val="66AFF9"/>
          <w:sz w:val="20"/>
          <w:szCs w:val="20"/>
          <w:u w:val="single"/>
        </w:rPr>
        <w:t>&gt;spring-boot-maven-plugin&lt;/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artifactId</w:t>
      </w:r>
      <w:proofErr w:type="spellEnd"/>
      <w:r>
        <w:rPr>
          <w:rFonts w:ascii="Consolas" w:hAnsi="Consolas"/>
          <w:color w:val="66AFF9"/>
          <w:sz w:val="20"/>
          <w:szCs w:val="20"/>
          <w:u w:val="single"/>
        </w:rPr>
        <w:t>&gt;</w:t>
      </w:r>
    </w:p>
    <w:p w14:paraId="585211EE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</w:r>
      <w:r>
        <w:rPr>
          <w:rFonts w:ascii="Consolas" w:hAnsi="Consolas"/>
          <w:color w:val="66AFF9"/>
          <w:sz w:val="20"/>
          <w:szCs w:val="20"/>
          <w:u w:val="single"/>
        </w:rPr>
        <w:tab/>
        <w:t>&lt;/plugin&gt;</w:t>
      </w:r>
    </w:p>
    <w:p w14:paraId="5F86B8F1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E71DB74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FCCC2F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31CEC8" w14:textId="77777777" w:rsidR="00A00357" w:rsidRDefault="00A00357" w:rsidP="00A00357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73B439A" w14:textId="77777777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</w:p>
    <w:p w14:paraId="47C20C57" w14:textId="2E3C2FD4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 are the dependence copy past this if u have some problem in your pom.xml. </w:t>
      </w:r>
    </w:p>
    <w:p w14:paraId="667793FB" w14:textId="77777777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</w:p>
    <w:p w14:paraId="630EB6FF" w14:textId="4B0E9F7E" w:rsidR="00A00357" w:rsidRDefault="00A00357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3D34B4">
        <w:rPr>
          <w:rFonts w:ascii="Times New Roman" w:hAnsi="Times New Roman" w:cs="Times New Roman"/>
          <w:sz w:val="24"/>
          <w:szCs w:val="24"/>
        </w:rPr>
        <w:t xml:space="preserve"> To Run the project Right click on user, then click on Run as and then click on Spring boot App.</w:t>
      </w:r>
    </w:p>
    <w:p w14:paraId="06A9FA71" w14:textId="1C84B35C" w:rsidR="003D34B4" w:rsidRDefault="003D34B4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19B0D" wp14:editId="0D667C7F">
            <wp:extent cx="5731510" cy="6824980"/>
            <wp:effectExtent l="0" t="0" r="2540" b="0"/>
            <wp:docPr id="1632195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95262" name="Picture 1632195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B96F" w14:textId="0627FCDF" w:rsidR="003D34B4" w:rsidRDefault="003D34B4" w:rsidP="00A0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34B4">
        <w:rPr>
          <w:rFonts w:ascii="Times New Roman" w:hAnsi="Times New Roman" w:cs="Times New Roman"/>
          <w:sz w:val="24"/>
          <w:szCs w:val="24"/>
        </w:rPr>
        <w:lastRenderedPageBreak/>
        <w:t xml:space="preserve">6. After this your project will run on </w:t>
      </w:r>
      <w:r w:rsidRPr="003D34B4">
        <w:rPr>
          <w:rFonts w:ascii="Times New Roman" w:hAnsi="Times New Roman" w:cs="Times New Roman"/>
          <w:b/>
          <w:bCs/>
          <w:sz w:val="24"/>
          <w:szCs w:val="24"/>
        </w:rPr>
        <w:t>localhost:8080:</w:t>
      </w:r>
    </w:p>
    <w:p w14:paraId="30863D70" w14:textId="1846893A" w:rsidR="003D34B4" w:rsidRDefault="003D34B4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95080">
        <w:rPr>
          <w:rFonts w:ascii="Times New Roman" w:hAnsi="Times New Roman" w:cs="Times New Roman"/>
          <w:sz w:val="24"/>
          <w:szCs w:val="24"/>
        </w:rPr>
        <w:t xml:space="preserve">The application is running on </w:t>
      </w:r>
      <w:r w:rsidR="00E95080" w:rsidRPr="00E95080">
        <w:rPr>
          <w:rFonts w:ascii="Times New Roman" w:hAnsi="Times New Roman" w:cs="Times New Roman"/>
          <w:b/>
          <w:bCs/>
          <w:sz w:val="24"/>
          <w:szCs w:val="24"/>
        </w:rPr>
        <w:t>tomcat server 8080</w:t>
      </w:r>
      <w:r w:rsidR="00E95080">
        <w:rPr>
          <w:rFonts w:ascii="Times New Roman" w:hAnsi="Times New Roman" w:cs="Times New Roman"/>
          <w:sz w:val="24"/>
          <w:szCs w:val="24"/>
        </w:rPr>
        <w:t xml:space="preserve"> and by default </w:t>
      </w:r>
      <w:r w:rsidR="00E95080" w:rsidRPr="00E95080">
        <w:rPr>
          <w:rFonts w:ascii="Times New Roman" w:hAnsi="Times New Roman" w:cs="Times New Roman"/>
          <w:b/>
          <w:bCs/>
          <w:sz w:val="24"/>
          <w:szCs w:val="24"/>
        </w:rPr>
        <w:t>mongo Db is running on address=localhost:27017</w:t>
      </w:r>
      <w:r w:rsidR="00E9508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To check each and every API request I have use </w:t>
      </w:r>
      <w:r w:rsidRPr="00E95080">
        <w:rPr>
          <w:rFonts w:ascii="Times New Roman" w:hAnsi="Times New Roman" w:cs="Times New Roman"/>
          <w:b/>
          <w:bCs/>
          <w:sz w:val="24"/>
          <w:szCs w:val="24"/>
        </w:rPr>
        <w:t>Postman Application</w:t>
      </w:r>
      <w:r>
        <w:rPr>
          <w:rFonts w:ascii="Times New Roman" w:hAnsi="Times New Roman" w:cs="Times New Roman"/>
          <w:sz w:val="24"/>
          <w:szCs w:val="24"/>
        </w:rPr>
        <w:t xml:space="preserve"> to run every APIs.</w:t>
      </w:r>
    </w:p>
    <w:p w14:paraId="28769D4D" w14:textId="77777777" w:rsidR="000F306C" w:rsidRDefault="000F306C" w:rsidP="00A00357">
      <w:pPr>
        <w:rPr>
          <w:rFonts w:ascii="Times New Roman" w:hAnsi="Times New Roman" w:cs="Times New Roman"/>
          <w:sz w:val="24"/>
          <w:szCs w:val="24"/>
        </w:rPr>
      </w:pPr>
    </w:p>
    <w:p w14:paraId="1B490AD3" w14:textId="71D3CF93" w:rsidR="00A00357" w:rsidRDefault="000F306C" w:rsidP="00A00357">
      <w:pPr>
        <w:rPr>
          <w:rFonts w:ascii="Times New Roman" w:hAnsi="Times New Roman" w:cs="Times New Roman"/>
          <w:sz w:val="24"/>
          <w:szCs w:val="24"/>
        </w:rPr>
      </w:pPr>
      <w:r w:rsidRPr="000F306C">
        <w:rPr>
          <w:rFonts w:ascii="Times New Roman" w:hAnsi="Times New Roman" w:cs="Times New Roman"/>
          <w:sz w:val="24"/>
          <w:szCs w:val="24"/>
        </w:rPr>
        <w:t>I</w:t>
      </w:r>
      <w:r w:rsidR="00E95080">
        <w:rPr>
          <w:rFonts w:ascii="Times New Roman" w:hAnsi="Times New Roman" w:cs="Times New Roman"/>
          <w:sz w:val="24"/>
          <w:szCs w:val="24"/>
        </w:rPr>
        <w:t xml:space="preserve"> have</w:t>
      </w:r>
      <w:r w:rsidRPr="000F306C">
        <w:rPr>
          <w:rFonts w:ascii="Times New Roman" w:hAnsi="Times New Roman" w:cs="Times New Roman"/>
          <w:sz w:val="24"/>
          <w:szCs w:val="24"/>
        </w:rPr>
        <w:t xml:space="preserve"> utilized </w:t>
      </w:r>
      <w:r w:rsidRPr="000F306C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0F306C">
        <w:rPr>
          <w:rFonts w:ascii="Times New Roman" w:hAnsi="Times New Roman" w:cs="Times New Roman"/>
          <w:sz w:val="24"/>
          <w:szCs w:val="24"/>
        </w:rPr>
        <w:t xml:space="preserve"> as the database to handle all </w:t>
      </w:r>
      <w:r w:rsidRPr="000F306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0F306C">
        <w:rPr>
          <w:rFonts w:ascii="Times New Roman" w:hAnsi="Times New Roman" w:cs="Times New Roman"/>
          <w:sz w:val="24"/>
          <w:szCs w:val="24"/>
        </w:rPr>
        <w:t xml:space="preserve"> operations within the application, ensuring that each create, read, update, and delete action is accurately reflected in the database, allowing for efficient data management and real-time visibility.</w:t>
      </w:r>
    </w:p>
    <w:p w14:paraId="28D00EB1" w14:textId="77777777" w:rsidR="000F306C" w:rsidRDefault="000F306C" w:rsidP="00A00357">
      <w:pPr>
        <w:rPr>
          <w:rFonts w:ascii="Times New Roman" w:hAnsi="Times New Roman" w:cs="Times New Roman"/>
          <w:sz w:val="24"/>
          <w:szCs w:val="24"/>
        </w:rPr>
      </w:pPr>
    </w:p>
    <w:p w14:paraId="37CC3150" w14:textId="171F5CED" w:rsidR="00E95080" w:rsidRDefault="00E95080" w:rsidP="00A0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0">
        <w:rPr>
          <w:rFonts w:ascii="Times New Roman" w:hAnsi="Times New Roman" w:cs="Times New Roman"/>
          <w:b/>
          <w:bCs/>
          <w:sz w:val="24"/>
          <w:szCs w:val="24"/>
        </w:rPr>
        <w:t xml:space="preserve">Users </w:t>
      </w:r>
      <w:proofErr w:type="gramStart"/>
      <w:r w:rsidRPr="00E95080">
        <w:rPr>
          <w:rFonts w:ascii="Times New Roman" w:hAnsi="Times New Roman" w:cs="Times New Roman"/>
          <w:b/>
          <w:bCs/>
          <w:sz w:val="24"/>
          <w:szCs w:val="24"/>
        </w:rPr>
        <w:t>APIs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ED89EA0" w14:textId="72928643" w:rsidR="00E95080" w:rsidRDefault="00E95080" w:rsidP="00A0035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5080">
        <w:rPr>
          <w:rFonts w:ascii="Times New Roman" w:hAnsi="Times New Roman" w:cs="Times New Roman"/>
          <w:b/>
          <w:bCs/>
          <w:sz w:val="24"/>
          <w:szCs w:val="24"/>
        </w:rPr>
        <w:t>com.codewits</w:t>
      </w:r>
      <w:proofErr w:type="gramEnd"/>
      <w:r w:rsidRPr="00E95080">
        <w:rPr>
          <w:rFonts w:ascii="Times New Roman" w:hAnsi="Times New Roman" w:cs="Times New Roman"/>
          <w:b/>
          <w:bCs/>
          <w:sz w:val="24"/>
          <w:szCs w:val="24"/>
        </w:rPr>
        <w:t>.User.Controller</w:t>
      </w:r>
      <w:r>
        <w:rPr>
          <w:rFonts w:ascii="Times New Roman" w:hAnsi="Times New Roman" w:cs="Times New Roman"/>
          <w:b/>
          <w:bCs/>
          <w:sz w:val="24"/>
          <w:szCs w:val="24"/>
        </w:rPr>
        <w:t>.UserController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-&gt; In UserController.java </w:t>
      </w:r>
      <w:r>
        <w:rPr>
          <w:rFonts w:ascii="Times New Roman" w:hAnsi="Times New Roman" w:cs="Times New Roman"/>
          <w:sz w:val="24"/>
          <w:szCs w:val="24"/>
        </w:rPr>
        <w:t xml:space="preserve">we have each and every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E43CDE" w14:textId="77777777" w:rsidR="00E95080" w:rsidRPr="00E95080" w:rsidRDefault="00E95080" w:rsidP="00A00357">
      <w:pPr>
        <w:rPr>
          <w:rFonts w:ascii="Times New Roman" w:hAnsi="Times New Roman" w:cs="Times New Roman"/>
          <w:sz w:val="24"/>
          <w:szCs w:val="24"/>
        </w:rPr>
      </w:pPr>
    </w:p>
    <w:p w14:paraId="671D8296" w14:textId="171071F4" w:rsidR="000F306C" w:rsidRDefault="000F306C" w:rsidP="00E95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0">
        <w:rPr>
          <w:rFonts w:ascii="Times New Roman" w:hAnsi="Times New Roman" w:cs="Times New Roman"/>
          <w:sz w:val="24"/>
          <w:szCs w:val="24"/>
        </w:rPr>
        <w:t>When we want to add the Users.</w:t>
      </w:r>
    </w:p>
    <w:p w14:paraId="4B4DEB38" w14:textId="77777777" w:rsidR="00F21CCA" w:rsidRDefault="00F21CCA" w:rsidP="00F21CCA">
      <w:pPr>
        <w:rPr>
          <w:rFonts w:ascii="Times New Roman" w:hAnsi="Times New Roman" w:cs="Times New Roman"/>
          <w:sz w:val="24"/>
          <w:szCs w:val="24"/>
        </w:rPr>
      </w:pPr>
    </w:p>
    <w:p w14:paraId="521FFBF4" w14:textId="30BAD884" w:rsidR="00F21CCA" w:rsidRDefault="00F21CCA" w:rsidP="00F21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11B12" wp14:editId="124F16B2">
            <wp:extent cx="4745182" cy="4366661"/>
            <wp:effectExtent l="0" t="0" r="0" b="0"/>
            <wp:docPr id="165150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02141" name="Picture 1651502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82" cy="43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A863" w14:textId="4A89C0B8" w:rsidR="00F21CCA" w:rsidRDefault="00F21CCA" w:rsidP="00F21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user project is running on </w:t>
      </w:r>
      <w:r w:rsidRPr="00E00170">
        <w:rPr>
          <w:rFonts w:ascii="Times New Roman" w:hAnsi="Times New Roman" w:cs="Times New Roman"/>
          <w:b/>
          <w:bCs/>
          <w:sz w:val="24"/>
          <w:szCs w:val="24"/>
        </w:rPr>
        <w:t>localhost:8080</w:t>
      </w:r>
      <w:r w:rsidR="00E00170" w:rsidRPr="00E001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89E0EF" w14:textId="72AF6647" w:rsidR="00E00170" w:rsidRDefault="00E00170" w:rsidP="00F21C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we have </w:t>
      </w:r>
      <w:proofErr w:type="gramStart"/>
      <w:r>
        <w:rPr>
          <w:rFonts w:ascii="Times New Roman" w:hAnsi="Times New Roman" w:cs="Times New Roman"/>
          <w:sz w:val="24"/>
          <w:szCs w:val="24"/>
        </w:rPr>
        <w:t>use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E00170">
        <w:rPr>
          <w:rFonts w:ascii="Times New Roman" w:hAnsi="Times New Roman" w:cs="Times New Roman"/>
          <w:b/>
          <w:bCs/>
          <w:sz w:val="24"/>
          <w:szCs w:val="24"/>
        </w:rPr>
        <w:t>POST Method</w:t>
      </w:r>
      <w:r>
        <w:rPr>
          <w:rFonts w:ascii="Times New Roman" w:hAnsi="Times New Roman" w:cs="Times New Roman"/>
          <w:sz w:val="24"/>
          <w:szCs w:val="24"/>
        </w:rPr>
        <w:t xml:space="preserve"> to add the user into our </w:t>
      </w:r>
      <w:r w:rsidRPr="00E00170">
        <w:rPr>
          <w:rFonts w:ascii="Times New Roman" w:hAnsi="Times New Roman" w:cs="Times New Roman"/>
          <w:b/>
          <w:bCs/>
          <w:sz w:val="24"/>
          <w:szCs w:val="24"/>
        </w:rPr>
        <w:t>Mongo Database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52381E0" w14:textId="2A65A460" w:rsidR="00E00170" w:rsidRDefault="00D0067C" w:rsidP="00F21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You can also add this in your system, just have Mongo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your system</w:t>
      </w:r>
      <w:r w:rsidR="00246E1F">
        <w:rPr>
          <w:rFonts w:ascii="Times New Roman" w:hAnsi="Times New Roman" w:cs="Times New Roman"/>
          <w:sz w:val="24"/>
          <w:szCs w:val="24"/>
        </w:rPr>
        <w:t xml:space="preserve">, so that when you add the user it should add the user in database </w:t>
      </w:r>
      <w:proofErr w:type="gramStart"/>
      <w:r w:rsidR="00246E1F" w:rsidRPr="00246E1F">
        <w:rPr>
          <w:rFonts w:ascii="Times New Roman" w:hAnsi="Times New Roman" w:cs="Times New Roman"/>
          <w:b/>
          <w:bCs/>
          <w:sz w:val="24"/>
          <w:szCs w:val="24"/>
        </w:rPr>
        <w:t>“ Users</w:t>
      </w:r>
      <w:proofErr w:type="gramEnd"/>
      <w:r w:rsidR="00246E1F" w:rsidRPr="00246E1F">
        <w:rPr>
          <w:rFonts w:ascii="Times New Roman" w:hAnsi="Times New Roman" w:cs="Times New Roman"/>
          <w:b/>
          <w:bCs/>
          <w:sz w:val="24"/>
          <w:szCs w:val="24"/>
        </w:rPr>
        <w:t xml:space="preserve"> ”</w:t>
      </w:r>
      <w:r w:rsidR="00246E1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246E1F">
        <w:rPr>
          <w:rFonts w:ascii="Times New Roman" w:hAnsi="Times New Roman" w:cs="Times New Roman"/>
          <w:sz w:val="24"/>
          <w:szCs w:val="24"/>
        </w:rPr>
        <w:t>which I have created.</w:t>
      </w:r>
    </w:p>
    <w:p w14:paraId="2CEE2424" w14:textId="77777777" w:rsidR="00246E1F" w:rsidRDefault="00246E1F" w:rsidP="00F21CCA">
      <w:pPr>
        <w:rPr>
          <w:rFonts w:ascii="Times New Roman" w:hAnsi="Times New Roman" w:cs="Times New Roman"/>
          <w:sz w:val="24"/>
          <w:szCs w:val="24"/>
        </w:rPr>
      </w:pPr>
    </w:p>
    <w:p w14:paraId="154304B5" w14:textId="2BD3FBA7" w:rsidR="00246E1F" w:rsidRDefault="00246E1F" w:rsidP="00F21CC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Payload </w:t>
      </w:r>
      <w:r w:rsidR="00BB37E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73E52CC" w14:textId="77777777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{</w:t>
      </w:r>
    </w:p>
    <w:p w14:paraId="2CFB6228" w14:textId="4FE5FB64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075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"userid"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</w:t>
      </w:r>
      <w:r w:rsidRPr="00B075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</w:t>
      </w:r>
      <w:r w:rsidR="00EC6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7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42F170B9" w14:textId="77777777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075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"password"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</w:t>
      </w:r>
      <w:r w:rsidRPr="00B075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9874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437E3B07" w14:textId="4B05E475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075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"email"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</w:t>
      </w:r>
      <w:r w:rsidRPr="00B075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  <w:r w:rsidR="009B57A5" w:rsidRPr="009B57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Rutujhjga@123</w:t>
      </w:r>
      <w:r w:rsidRPr="00B075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5CAB62DE" w14:textId="3C1A4B8C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075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"name"</w:t>
      </w: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</w:t>
      </w:r>
      <w:r w:rsidRPr="00B075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B075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Rutuja</w:t>
      </w:r>
      <w:r w:rsidR="009B57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h</w:t>
      </w:r>
      <w:proofErr w:type="spellEnd"/>
      <w:r w:rsidRPr="00B075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</w:p>
    <w:p w14:paraId="35FCCAFF" w14:textId="77777777" w:rsidR="00B07516" w:rsidRPr="00B07516" w:rsidRDefault="00B07516" w:rsidP="00B075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B075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}</w:t>
      </w:r>
    </w:p>
    <w:p w14:paraId="295E45F1" w14:textId="77777777" w:rsidR="001A26B4" w:rsidRDefault="001A26B4" w:rsidP="001A26B4">
      <w:pPr>
        <w:rPr>
          <w:rFonts w:ascii="Times New Roman" w:hAnsi="Times New Roman" w:cs="Times New Roman"/>
          <w:sz w:val="24"/>
          <w:szCs w:val="24"/>
        </w:rPr>
      </w:pPr>
    </w:p>
    <w:p w14:paraId="15E38EF0" w14:textId="34017329" w:rsidR="001A26B4" w:rsidRDefault="00161068" w:rsidP="001A2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this payload in the postman application</w:t>
      </w:r>
      <w:r w:rsidR="00AF688A">
        <w:rPr>
          <w:rFonts w:ascii="Times New Roman" w:hAnsi="Times New Roman" w:cs="Times New Roman"/>
          <w:sz w:val="24"/>
          <w:szCs w:val="24"/>
        </w:rPr>
        <w:t xml:space="preserve"> -&gt; Body -&gt; </w:t>
      </w:r>
      <w:r w:rsidR="0093166C">
        <w:rPr>
          <w:rFonts w:ascii="Times New Roman" w:hAnsi="Times New Roman" w:cs="Times New Roman"/>
          <w:sz w:val="24"/>
          <w:szCs w:val="24"/>
        </w:rPr>
        <w:t>raw -&gt; JSON.</w:t>
      </w:r>
    </w:p>
    <w:p w14:paraId="748BC8F6" w14:textId="77777777" w:rsidR="0093166C" w:rsidRDefault="0093166C" w:rsidP="001A26B4">
      <w:pPr>
        <w:rPr>
          <w:rFonts w:ascii="Times New Roman" w:hAnsi="Times New Roman" w:cs="Times New Roman"/>
          <w:sz w:val="24"/>
          <w:szCs w:val="24"/>
        </w:rPr>
      </w:pPr>
    </w:p>
    <w:p w14:paraId="4D0BFF84" w14:textId="10B7EAA5" w:rsidR="0093166C" w:rsidRDefault="0060498E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see the </w:t>
      </w:r>
      <w:r w:rsidR="0007287E">
        <w:rPr>
          <w:rFonts w:ascii="Times New Roman" w:hAnsi="Times New Roman" w:cs="Times New Roman"/>
          <w:sz w:val="24"/>
          <w:szCs w:val="24"/>
        </w:rPr>
        <w:t xml:space="preserve">updates in </w:t>
      </w:r>
      <w:r w:rsidR="0007287E" w:rsidRPr="0007287E">
        <w:rPr>
          <w:rFonts w:ascii="Times New Roman" w:hAnsi="Times New Roman" w:cs="Times New Roman"/>
          <w:b/>
          <w:bCs/>
          <w:sz w:val="24"/>
          <w:szCs w:val="24"/>
        </w:rPr>
        <w:t xml:space="preserve">mongo </w:t>
      </w:r>
      <w:proofErr w:type="spellStart"/>
      <w:r w:rsidR="0007287E" w:rsidRPr="0007287E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="000728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E3EF5C" w14:textId="05B49DDB" w:rsidR="0007287E" w:rsidRDefault="0007287E" w:rsidP="001A2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88AE2" wp14:editId="69906B4D">
            <wp:extent cx="3131127" cy="4975865"/>
            <wp:effectExtent l="0" t="0" r="0" b="0"/>
            <wp:docPr id="306381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1342" name="Picture 306381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32" cy="49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2F2F" w14:textId="0EBAB3C2" w:rsidR="00FB0007" w:rsidRDefault="00FB0007" w:rsidP="00210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the new use has been add in the Databas</w:t>
      </w:r>
      <w:r w:rsidR="00210C51">
        <w:rPr>
          <w:rFonts w:ascii="Times New Roman" w:hAnsi="Times New Roman" w:cs="Times New Roman"/>
          <w:sz w:val="24"/>
          <w:szCs w:val="24"/>
        </w:rPr>
        <w:t>e.</w:t>
      </w:r>
    </w:p>
    <w:p w14:paraId="211455E9" w14:textId="19FBC0B3" w:rsidR="00210C51" w:rsidRDefault="00210C51" w:rsidP="00210C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BE1644">
        <w:rPr>
          <w:rFonts w:ascii="Times New Roman" w:hAnsi="Times New Roman" w:cs="Times New Roman"/>
          <w:sz w:val="24"/>
          <w:szCs w:val="24"/>
        </w:rPr>
        <w:t>see the products.</w:t>
      </w:r>
    </w:p>
    <w:p w14:paraId="1D2085E3" w14:textId="1DAEF6F0" w:rsidR="00CC6B35" w:rsidRDefault="00CC6B35" w:rsidP="00CC6B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see the Product use API – </w:t>
      </w:r>
      <w:r w:rsidRPr="00CC6B35">
        <w:rPr>
          <w:rFonts w:ascii="Times New Roman" w:hAnsi="Times New Roman" w:cs="Times New Roman"/>
          <w:b/>
          <w:bCs/>
          <w:sz w:val="24"/>
          <w:szCs w:val="24"/>
        </w:rPr>
        <w:t>localhost:8080/</w:t>
      </w:r>
      <w:proofErr w:type="spellStart"/>
      <w:r w:rsidRPr="00CC6B35">
        <w:rPr>
          <w:rFonts w:ascii="Times New Roman" w:hAnsi="Times New Roman" w:cs="Times New Roman"/>
          <w:b/>
          <w:bCs/>
          <w:sz w:val="24"/>
          <w:szCs w:val="24"/>
        </w:rPr>
        <w:t>allproduct</w:t>
      </w:r>
      <w:proofErr w:type="spellEnd"/>
    </w:p>
    <w:p w14:paraId="3A3B05DA" w14:textId="73871BF0" w:rsidR="00CC6B35" w:rsidRPr="00CC6B35" w:rsidRDefault="00CC6B35" w:rsidP="00CC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Its a </w:t>
      </w:r>
      <w:r w:rsidRPr="00653509">
        <w:rPr>
          <w:rFonts w:ascii="Times New Roman" w:hAnsi="Times New Roman" w:cs="Times New Roman"/>
          <w:b/>
          <w:bCs/>
          <w:sz w:val="24"/>
          <w:szCs w:val="24"/>
        </w:rPr>
        <w:t>GET mapping</w:t>
      </w:r>
      <w:r>
        <w:rPr>
          <w:rFonts w:ascii="Times New Roman" w:hAnsi="Times New Roman" w:cs="Times New Roman"/>
          <w:sz w:val="24"/>
          <w:szCs w:val="24"/>
        </w:rPr>
        <w:t xml:space="preserve"> so we will use </w:t>
      </w:r>
      <w:r w:rsidRPr="00653509">
        <w:rPr>
          <w:rFonts w:ascii="Times New Roman" w:hAnsi="Times New Roman" w:cs="Times New Roman"/>
          <w:b/>
          <w:bCs/>
          <w:sz w:val="24"/>
          <w:szCs w:val="24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509">
        <w:rPr>
          <w:rFonts w:ascii="Times New Roman" w:hAnsi="Times New Roman" w:cs="Times New Roman"/>
          <w:sz w:val="24"/>
          <w:szCs w:val="24"/>
        </w:rPr>
        <w:t xml:space="preserve">so that it will fetch the entire data from </w:t>
      </w:r>
      <w:proofErr w:type="spellStart"/>
      <w:r w:rsidR="00653509">
        <w:rPr>
          <w:rFonts w:ascii="Times New Roman" w:hAnsi="Times New Roman" w:cs="Times New Roman"/>
          <w:sz w:val="24"/>
          <w:szCs w:val="24"/>
        </w:rPr>
        <w:t>monog</w:t>
      </w:r>
      <w:proofErr w:type="spellEnd"/>
      <w:r w:rsidR="00653509">
        <w:rPr>
          <w:rFonts w:ascii="Times New Roman" w:hAnsi="Times New Roman" w:cs="Times New Roman"/>
          <w:sz w:val="24"/>
          <w:szCs w:val="24"/>
        </w:rPr>
        <w:t xml:space="preserve"> db.</w:t>
      </w:r>
    </w:p>
    <w:p w14:paraId="58AC5802" w14:textId="621BF194" w:rsidR="00CC6B35" w:rsidRDefault="00CC6B35" w:rsidP="00CC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F99B3" wp14:editId="277D9F28">
            <wp:extent cx="4066309" cy="4902457"/>
            <wp:effectExtent l="0" t="0" r="0" b="0"/>
            <wp:docPr id="1774793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3817" name="Picture 17747938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00" cy="49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F4CE" w14:textId="77777777" w:rsidR="00024271" w:rsidRDefault="00024271" w:rsidP="00CC6B35">
      <w:pPr>
        <w:rPr>
          <w:rFonts w:ascii="Times New Roman" w:hAnsi="Times New Roman" w:cs="Times New Roman"/>
          <w:sz w:val="24"/>
          <w:szCs w:val="24"/>
        </w:rPr>
      </w:pPr>
    </w:p>
    <w:p w14:paraId="18C41E15" w14:textId="064751CE" w:rsidR="00024271" w:rsidRDefault="00024271" w:rsidP="00CC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product we have retrieve by GET </w:t>
      </w:r>
      <w:proofErr w:type="gramStart"/>
      <w:r>
        <w:rPr>
          <w:rFonts w:ascii="Times New Roman" w:hAnsi="Times New Roman" w:cs="Times New Roman"/>
          <w:sz w:val="24"/>
          <w:szCs w:val="24"/>
        </w:rPr>
        <w:t>method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BFEF61" w14:textId="6AE4C10D" w:rsidR="00024271" w:rsidRDefault="00024271" w:rsidP="00CC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F0B81" wp14:editId="063DB84F">
            <wp:extent cx="3144982" cy="4828277"/>
            <wp:effectExtent l="0" t="0" r="0" b="0"/>
            <wp:docPr id="1263594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4843" name="Picture 12635948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18" cy="4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9FC6E63" w14:textId="77777777" w:rsidR="00EF7A60" w:rsidRDefault="00EF7A60" w:rsidP="00CC6B35">
      <w:pPr>
        <w:rPr>
          <w:rFonts w:ascii="Times New Roman" w:hAnsi="Times New Roman" w:cs="Times New Roman"/>
          <w:sz w:val="24"/>
          <w:szCs w:val="24"/>
        </w:rPr>
      </w:pPr>
    </w:p>
    <w:p w14:paraId="4C176279" w14:textId="07F80BA3" w:rsidR="00EF7A60" w:rsidRDefault="00EF7A60" w:rsidP="00EF7A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 the Authentication of the user.</w:t>
      </w:r>
    </w:p>
    <w:p w14:paraId="00178F7C" w14:textId="77777777" w:rsidR="00EF7A60" w:rsidRDefault="00EF7A60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F69A03" w14:textId="73EF9AF7" w:rsidR="00EF7A60" w:rsidRDefault="00EF7A60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F7A60">
        <w:rPr>
          <w:rFonts w:ascii="Times New Roman" w:hAnsi="Times New Roman" w:cs="Times New Roman"/>
          <w:sz w:val="24"/>
          <w:szCs w:val="24"/>
        </w:rPr>
        <w:t xml:space="preserve">To </w:t>
      </w:r>
      <w:r w:rsidR="002D59B5">
        <w:rPr>
          <w:rFonts w:ascii="Times New Roman" w:hAnsi="Times New Roman" w:cs="Times New Roman"/>
          <w:sz w:val="24"/>
          <w:szCs w:val="24"/>
        </w:rPr>
        <w:t>do the Authentication of the user</w:t>
      </w:r>
      <w:r w:rsidRPr="00EF7A60">
        <w:rPr>
          <w:rFonts w:ascii="Times New Roman" w:hAnsi="Times New Roman" w:cs="Times New Roman"/>
          <w:sz w:val="24"/>
          <w:szCs w:val="24"/>
        </w:rPr>
        <w:t xml:space="preserve"> use API – </w:t>
      </w:r>
      <w:r w:rsidR="002D59B5" w:rsidRPr="002D59B5">
        <w:rPr>
          <w:rFonts w:ascii="Times New Roman" w:hAnsi="Times New Roman" w:cs="Times New Roman"/>
          <w:b/>
          <w:bCs/>
          <w:sz w:val="24"/>
          <w:szCs w:val="24"/>
        </w:rPr>
        <w:t>localhost:8080/auth/rutuj@123/</w:t>
      </w:r>
      <w:r w:rsidR="002B0DE7">
        <w:rPr>
          <w:rFonts w:ascii="Times New Roman" w:hAnsi="Times New Roman" w:cs="Times New Roman"/>
          <w:b/>
          <w:bCs/>
          <w:sz w:val="24"/>
          <w:szCs w:val="24"/>
        </w:rPr>
        <w:t>123</w:t>
      </w:r>
      <w:r w:rsidR="002D59B5">
        <w:rPr>
          <w:rFonts w:ascii="Times New Roman" w:hAnsi="Times New Roman" w:cs="Times New Roman"/>
          <w:b/>
          <w:bCs/>
          <w:sz w:val="24"/>
          <w:szCs w:val="24"/>
        </w:rPr>
        <w:t>(Example of one user from DB)</w:t>
      </w:r>
      <w:r w:rsidR="002B0DE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36B9152" w14:textId="77777777" w:rsidR="002B0DE7" w:rsidRPr="00EF7A60" w:rsidRDefault="002B0DE7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F667F" w14:textId="48724835" w:rsidR="00EF7A60" w:rsidRDefault="00EF7A60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7A6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a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GET mapping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we will use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that it will fetch the entire data from </w:t>
      </w:r>
      <w:proofErr w:type="spellStart"/>
      <w:r w:rsidRPr="00EF7A60">
        <w:rPr>
          <w:rFonts w:ascii="Times New Roman" w:hAnsi="Times New Roman" w:cs="Times New Roman"/>
          <w:sz w:val="24"/>
          <w:szCs w:val="24"/>
        </w:rPr>
        <w:t>monog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A6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2B0DE7">
        <w:rPr>
          <w:rFonts w:ascii="Times New Roman" w:hAnsi="Times New Roman" w:cs="Times New Roman"/>
          <w:sz w:val="24"/>
          <w:szCs w:val="24"/>
        </w:rPr>
        <w:t xml:space="preserve"> and will see </w:t>
      </w:r>
      <w:r w:rsidR="002B0DE7" w:rsidRPr="002B0DE7">
        <w:rPr>
          <w:rFonts w:ascii="Times New Roman" w:hAnsi="Times New Roman" w:cs="Times New Roman"/>
          <w:b/>
          <w:bCs/>
          <w:sz w:val="24"/>
          <w:szCs w:val="24"/>
        </w:rPr>
        <w:t>if the user is store in DB or not.</w:t>
      </w:r>
    </w:p>
    <w:p w14:paraId="6A4C7BA7" w14:textId="77777777" w:rsidR="002B0DE7" w:rsidRDefault="002B0DE7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B7318" w14:textId="62348240" w:rsidR="002B0DE7" w:rsidRDefault="002B0DE7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5BCA1" wp14:editId="46D2D776">
            <wp:extent cx="2957945" cy="3084115"/>
            <wp:effectExtent l="0" t="0" r="0" b="2540"/>
            <wp:docPr id="238279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9239" name="Picture 2382792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59" cy="31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71FF" w14:textId="77777777" w:rsidR="002B0DE7" w:rsidRDefault="002B0DE7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55A721" w14:textId="6F8BDE72" w:rsidR="002B0DE7" w:rsidRDefault="002B0DE7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particular user is present in DB so we have got successfully logged in.</w:t>
      </w:r>
    </w:p>
    <w:p w14:paraId="63524BE3" w14:textId="77777777" w:rsidR="002B0DE7" w:rsidRDefault="002B0DE7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19B0F1" w14:textId="4977304E" w:rsidR="002B0DE7" w:rsidRDefault="002B0DE7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B0DE7">
        <w:rPr>
          <w:rFonts w:ascii="Times New Roman" w:hAnsi="Times New Roman" w:cs="Times New Roman"/>
          <w:b/>
          <w:bCs/>
          <w:sz w:val="24"/>
          <w:szCs w:val="24"/>
        </w:rPr>
        <w:t xml:space="preserve">Expectation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If the person is not </w:t>
      </w:r>
      <w:r w:rsidR="00790E3B">
        <w:rPr>
          <w:rFonts w:ascii="Times New Roman" w:hAnsi="Times New Roman" w:cs="Times New Roman"/>
          <w:b/>
          <w:bCs/>
          <w:sz w:val="24"/>
          <w:szCs w:val="24"/>
        </w:rPr>
        <w:t>present in the DB</w:t>
      </w:r>
    </w:p>
    <w:p w14:paraId="1361CED3" w14:textId="77777777" w:rsidR="00790E3B" w:rsidRDefault="00790E3B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02247" w14:textId="1ED7E456" w:rsidR="00790E3B" w:rsidRDefault="00790E3B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5F88FD" wp14:editId="7530122A">
            <wp:extent cx="3546764" cy="3405695"/>
            <wp:effectExtent l="0" t="0" r="0" b="4445"/>
            <wp:docPr id="2067031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31933" name="Picture 20670319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467" cy="34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2B2F" w14:textId="77777777" w:rsidR="00790E3B" w:rsidRDefault="00790E3B" w:rsidP="00EF7A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7D1CA" w14:textId="46B97D9F" w:rsidR="00790E3B" w:rsidRDefault="00790E3B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see I have change the password for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user.So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giving me Failed: to login because the user does not </w:t>
      </w:r>
      <w:r w:rsidR="002A1524">
        <w:rPr>
          <w:rFonts w:ascii="Times New Roman" w:hAnsi="Times New Roman" w:cs="Times New Roman"/>
          <w:sz w:val="24"/>
          <w:szCs w:val="24"/>
        </w:rPr>
        <w:t>exist.</w:t>
      </w:r>
    </w:p>
    <w:p w14:paraId="4402C729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C278A0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19C7F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B63092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847AD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D9B67A" w14:textId="57D4C5E2" w:rsidR="008526FD" w:rsidRDefault="008526FD" w:rsidP="008526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find the product by category.</w:t>
      </w:r>
    </w:p>
    <w:p w14:paraId="253A69D2" w14:textId="77777777" w:rsidR="008526FD" w:rsidRDefault="008526FD" w:rsidP="008526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FA6EBC" w14:textId="4200147F" w:rsidR="008526FD" w:rsidRDefault="008526FD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F7A60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do the </w:t>
      </w:r>
      <w:r>
        <w:rPr>
          <w:rFonts w:ascii="Times New Roman" w:hAnsi="Times New Roman" w:cs="Times New Roman"/>
          <w:sz w:val="24"/>
          <w:szCs w:val="24"/>
        </w:rPr>
        <w:t xml:space="preserve">searching </w:t>
      </w:r>
      <w:r>
        <w:rPr>
          <w:rFonts w:ascii="Times New Roman" w:hAnsi="Times New Roman" w:cs="Times New Roman"/>
          <w:sz w:val="24"/>
          <w:szCs w:val="24"/>
        </w:rPr>
        <w:t xml:space="preserve">of the </w:t>
      </w:r>
      <w:r>
        <w:rPr>
          <w:rFonts w:ascii="Times New Roman" w:hAnsi="Times New Roman" w:cs="Times New Roman"/>
          <w:sz w:val="24"/>
          <w:szCs w:val="24"/>
        </w:rPr>
        <w:t xml:space="preserve">product by the user we will </w:t>
      </w:r>
      <w:r w:rsidRPr="00EF7A60">
        <w:rPr>
          <w:rFonts w:ascii="Times New Roman" w:hAnsi="Times New Roman" w:cs="Times New Roman"/>
          <w:sz w:val="24"/>
          <w:szCs w:val="24"/>
        </w:rPr>
        <w:t>use</w:t>
      </w:r>
      <w:r w:rsidR="00283E96">
        <w:rPr>
          <w:rFonts w:ascii="Times New Roman" w:hAnsi="Times New Roman" w:cs="Times New Roman"/>
          <w:sz w:val="24"/>
          <w:szCs w:val="24"/>
        </w:rPr>
        <w:t xml:space="preserve"> the</w:t>
      </w:r>
      <w:r w:rsidRPr="00EF7A60">
        <w:rPr>
          <w:rFonts w:ascii="Times New Roman" w:hAnsi="Times New Roman" w:cs="Times New Roman"/>
          <w:sz w:val="24"/>
          <w:szCs w:val="24"/>
        </w:rPr>
        <w:t xml:space="preserve"> API – </w:t>
      </w:r>
      <w:r w:rsidR="00FB7BFB" w:rsidRPr="00FB7BFB">
        <w:rPr>
          <w:rFonts w:ascii="Times New Roman" w:hAnsi="Times New Roman" w:cs="Times New Roman"/>
          <w:b/>
          <w:bCs/>
          <w:sz w:val="24"/>
          <w:szCs w:val="24"/>
        </w:rPr>
        <w:t>localhost:8080/</w:t>
      </w:r>
      <w:proofErr w:type="spellStart"/>
      <w:r w:rsidR="00FB7BFB" w:rsidRPr="00FB7BFB">
        <w:rPr>
          <w:rFonts w:ascii="Times New Roman" w:hAnsi="Times New Roman" w:cs="Times New Roman"/>
          <w:b/>
          <w:bCs/>
          <w:sz w:val="24"/>
          <w:szCs w:val="24"/>
        </w:rPr>
        <w:t>findproductsbycategory</w:t>
      </w:r>
      <w:proofErr w:type="spellEnd"/>
      <w:r w:rsidR="00FB7BFB" w:rsidRPr="00FB7BFB">
        <w:rPr>
          <w:rFonts w:ascii="Times New Roman" w:hAnsi="Times New Roman" w:cs="Times New Roman"/>
          <w:b/>
          <w:bCs/>
          <w:sz w:val="24"/>
          <w:szCs w:val="24"/>
        </w:rPr>
        <w:t>/Bikes</w:t>
      </w:r>
      <w:r w:rsidR="00FB7BFB" w:rsidRPr="00FB7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(Example of one </w:t>
      </w:r>
      <w:proofErr w:type="gramStart"/>
      <w:r w:rsidR="00FB7BFB">
        <w:rPr>
          <w:rFonts w:ascii="Times New Roman" w:hAnsi="Times New Roman" w:cs="Times New Roman"/>
          <w:b/>
          <w:bCs/>
          <w:sz w:val="24"/>
          <w:szCs w:val="24"/>
        </w:rPr>
        <w:t xml:space="preserve">product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  <w:proofErr w:type="gramEnd"/>
      <w:r w:rsidR="00FB7BFB">
        <w:rPr>
          <w:rFonts w:ascii="Times New Roman" w:hAnsi="Times New Roman" w:cs="Times New Roman"/>
          <w:b/>
          <w:bCs/>
          <w:sz w:val="24"/>
          <w:szCs w:val="24"/>
        </w:rPr>
        <w:t xml:space="preserve"> our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DB).</w:t>
      </w:r>
    </w:p>
    <w:p w14:paraId="3E770D25" w14:textId="77777777" w:rsidR="008526FD" w:rsidRPr="00EF7A60" w:rsidRDefault="008526FD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01F07" w14:textId="32A60F3E" w:rsidR="008526FD" w:rsidRDefault="008526FD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7A6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a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GET mapping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we will use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that it will fetch the entire data from </w:t>
      </w:r>
      <w:proofErr w:type="spellStart"/>
      <w:r w:rsidRPr="00EF7A60">
        <w:rPr>
          <w:rFonts w:ascii="Times New Roman" w:hAnsi="Times New Roman" w:cs="Times New Roman"/>
          <w:sz w:val="24"/>
          <w:szCs w:val="24"/>
        </w:rPr>
        <w:t>monog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A60"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will see </w:t>
      </w:r>
      <w:r w:rsidRPr="002B0DE7">
        <w:rPr>
          <w:rFonts w:ascii="Times New Roman" w:hAnsi="Times New Roman" w:cs="Times New Roman"/>
          <w:b/>
          <w:bCs/>
          <w:sz w:val="24"/>
          <w:szCs w:val="24"/>
        </w:rPr>
        <w:t xml:space="preserve">if the </w:t>
      </w:r>
      <w:r w:rsidR="00FD0A20">
        <w:rPr>
          <w:rFonts w:ascii="Times New Roman" w:hAnsi="Times New Roman" w:cs="Times New Roman"/>
          <w:b/>
          <w:bCs/>
          <w:sz w:val="24"/>
          <w:szCs w:val="24"/>
        </w:rPr>
        <w:t>category</w:t>
      </w:r>
      <w:r w:rsidRPr="002B0DE7">
        <w:rPr>
          <w:rFonts w:ascii="Times New Roman" w:hAnsi="Times New Roman" w:cs="Times New Roman"/>
          <w:b/>
          <w:bCs/>
          <w:sz w:val="24"/>
          <w:szCs w:val="24"/>
        </w:rPr>
        <w:t xml:space="preserve"> is store in DB or not.</w:t>
      </w:r>
    </w:p>
    <w:p w14:paraId="49CD3E23" w14:textId="77777777" w:rsidR="00FD0A20" w:rsidRDefault="00FD0A20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6C5C7" w14:textId="03FBFC53" w:rsidR="00FD0A20" w:rsidRDefault="00FD0A20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0B9E51" wp14:editId="593384C2">
            <wp:extent cx="3739964" cy="3761510"/>
            <wp:effectExtent l="0" t="0" r="0" b="0"/>
            <wp:docPr id="1536334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34982" name="Picture 15363349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77" cy="37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22F7" w14:textId="77777777" w:rsidR="00AF413A" w:rsidRDefault="00AF413A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0ECC9" w14:textId="77777777" w:rsidR="00AF413A" w:rsidRDefault="00AF413A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Exception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If the category is not present in the DB.</w:t>
      </w:r>
    </w:p>
    <w:p w14:paraId="7E3E4BC1" w14:textId="77777777" w:rsidR="00B92222" w:rsidRDefault="00B92222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F1E34" w14:textId="5D16A720" w:rsidR="00C939A9" w:rsidRDefault="00AF413A" w:rsidP="008526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92222">
        <w:rPr>
          <w:rFonts w:ascii="Times New Roman" w:hAnsi="Times New Roman" w:cs="Times New Roman"/>
          <w:sz w:val="24"/>
          <w:szCs w:val="24"/>
        </w:rPr>
        <w:t>Like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API I have use</w:t>
      </w:r>
      <w:r w:rsidR="00C939A9">
        <w:rPr>
          <w:rFonts w:ascii="Times New Roman" w:hAnsi="Times New Roman" w:cs="Times New Roman"/>
          <w:sz w:val="24"/>
          <w:szCs w:val="24"/>
        </w:rPr>
        <w:t>,</w:t>
      </w:r>
      <w:r w:rsidR="00B92222">
        <w:rPr>
          <w:rFonts w:ascii="Times New Roman" w:hAnsi="Times New Roman" w:cs="Times New Roman"/>
          <w:sz w:val="24"/>
          <w:szCs w:val="24"/>
        </w:rPr>
        <w:t xml:space="preserve"> have Dress has category</w:t>
      </w:r>
      <w:r w:rsidR="00C939A9">
        <w:rPr>
          <w:rFonts w:ascii="Times New Roman" w:hAnsi="Times New Roman" w:cs="Times New Roman"/>
          <w:sz w:val="24"/>
          <w:szCs w:val="24"/>
        </w:rPr>
        <w:t xml:space="preserve"> and we don’t have dress has category.</w:t>
      </w:r>
    </w:p>
    <w:p w14:paraId="3B7DCE2C" w14:textId="3A6FFD8F" w:rsidR="00AF413A" w:rsidRPr="00AF413A" w:rsidRDefault="00AF413A" w:rsidP="008526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413A">
        <w:rPr>
          <w:rFonts w:ascii="Times New Roman" w:hAnsi="Times New Roman" w:cs="Times New Roman"/>
          <w:b/>
          <w:bCs/>
          <w:sz w:val="24"/>
          <w:szCs w:val="24"/>
        </w:rPr>
        <w:t>localhost:8080/</w:t>
      </w:r>
      <w:proofErr w:type="spellStart"/>
      <w:r w:rsidRPr="00AF413A">
        <w:rPr>
          <w:rFonts w:ascii="Times New Roman" w:hAnsi="Times New Roman" w:cs="Times New Roman"/>
          <w:b/>
          <w:bCs/>
          <w:sz w:val="24"/>
          <w:szCs w:val="24"/>
        </w:rPr>
        <w:t>findproductsbycategory</w:t>
      </w:r>
      <w:proofErr w:type="spellEnd"/>
      <w:r w:rsidRPr="00AF413A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B92222">
        <w:rPr>
          <w:rFonts w:ascii="Times New Roman" w:hAnsi="Times New Roman" w:cs="Times New Roman"/>
          <w:b/>
          <w:bCs/>
          <w:sz w:val="24"/>
          <w:szCs w:val="24"/>
        </w:rPr>
        <w:t>Dress</w:t>
      </w:r>
    </w:p>
    <w:p w14:paraId="6F8E980E" w14:textId="3710B970" w:rsidR="00AF413A" w:rsidRDefault="00AF413A" w:rsidP="008526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A6C0AD" wp14:editId="61683AAE">
            <wp:extent cx="2197723" cy="2015836"/>
            <wp:effectExtent l="0" t="0" r="0" b="3810"/>
            <wp:docPr id="1678278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8374" name="Picture 16782783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086" cy="20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6B97A1" w14:textId="332CE3F0" w:rsidR="008738DE" w:rsidRDefault="008738DE" w:rsidP="008738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we will do </w:t>
      </w:r>
      <w:r w:rsidR="001F7294">
        <w:rPr>
          <w:rFonts w:ascii="Times New Roman" w:hAnsi="Times New Roman" w:cs="Times New Roman"/>
          <w:sz w:val="24"/>
          <w:szCs w:val="24"/>
        </w:rPr>
        <w:t>the Buying of the product by the user</w:t>
      </w:r>
    </w:p>
    <w:p w14:paraId="3CA4F938" w14:textId="77777777" w:rsidR="008738DE" w:rsidRDefault="008738DE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9AB3E" w14:textId="6DA82004" w:rsidR="008738DE" w:rsidRDefault="008738DE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F7A60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do the </w:t>
      </w:r>
      <w:ins w:id="0" w:author="Microsoft Word" w:date="2024-09-19T15:14:00Z" w16du:dateUtc="2024-09-19T09:44:00Z">
        <w:r w:rsidR="005D56F3">
          <w:rPr>
            <w:rFonts w:ascii="Times New Roman" w:hAnsi="Times New Roman" w:cs="Times New Roman"/>
            <w:sz w:val="24"/>
            <w:szCs w:val="24"/>
          </w:rPr>
          <w:t>Buying</w:t>
        </w:r>
      </w:ins>
      <w:r>
        <w:rPr>
          <w:rFonts w:ascii="Times New Roman" w:hAnsi="Times New Roman" w:cs="Times New Roman"/>
          <w:sz w:val="24"/>
          <w:szCs w:val="24"/>
        </w:rPr>
        <w:t xml:space="preserve"> of the product by the user we will </w:t>
      </w:r>
      <w:r w:rsidRPr="00EF7A60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EF7A60">
        <w:rPr>
          <w:rFonts w:ascii="Times New Roman" w:hAnsi="Times New Roman" w:cs="Times New Roman"/>
          <w:sz w:val="24"/>
          <w:szCs w:val="24"/>
        </w:rPr>
        <w:t xml:space="preserve"> API – </w:t>
      </w:r>
      <w:r w:rsidRPr="00FB7BFB">
        <w:rPr>
          <w:rFonts w:ascii="Times New Roman" w:hAnsi="Times New Roman" w:cs="Times New Roman"/>
          <w:b/>
          <w:bCs/>
          <w:sz w:val="24"/>
          <w:szCs w:val="24"/>
        </w:rPr>
        <w:t>localhost:8080/</w:t>
      </w:r>
      <w:proofErr w:type="spellStart"/>
      <w:r w:rsidRPr="00FB7BFB">
        <w:rPr>
          <w:rFonts w:ascii="Times New Roman" w:hAnsi="Times New Roman" w:cs="Times New Roman"/>
          <w:b/>
          <w:bCs/>
          <w:sz w:val="24"/>
          <w:szCs w:val="24"/>
        </w:rPr>
        <w:t>fi</w:t>
      </w:r>
      <w:ins w:id="1" w:author="Microsoft Word" w:date="2024-09-19T15:14:00Z" w16du:dateUtc="2024-09-19T09:44:00Z">
        <w:r w:rsidR="005D56F3" w:rsidRPr="005D56F3">
          <w:rPr>
            <w:rFonts w:ascii="Times New Roman" w:hAnsi="Times New Roman" w:cs="Times New Roman"/>
            <w:b/>
            <w:bCs/>
            <w:sz w:val="24"/>
            <w:szCs w:val="24"/>
          </w:rPr>
          <w:t>addtocart</w:t>
        </w:r>
      </w:ins>
      <w:proofErr w:type="spellEnd"/>
      <w:r w:rsidRPr="00FB7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(Example of one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product  from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our DB).</w:t>
      </w:r>
    </w:p>
    <w:p w14:paraId="482B3174" w14:textId="77777777" w:rsidR="008738DE" w:rsidRPr="00EF7A60" w:rsidRDefault="008738DE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5175E" w14:textId="3C1689F9" w:rsidR="008738DE" w:rsidRDefault="008738DE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F7A6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a </w:t>
      </w:r>
      <w:ins w:id="2" w:author="Microsoft Word" w:date="2024-09-19T15:14:00Z" w16du:dateUtc="2024-09-19T09:44:00Z">
        <w:r w:rsidR="005D56F3">
          <w:rPr>
            <w:rFonts w:ascii="Times New Roman" w:hAnsi="Times New Roman" w:cs="Times New Roman"/>
            <w:b/>
            <w:bCs/>
            <w:sz w:val="24"/>
            <w:szCs w:val="24"/>
          </w:rPr>
          <w:t>Post</w:t>
        </w:r>
      </w:ins>
      <w:r w:rsidR="005D56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mapping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we will use </w:t>
      </w:r>
      <w:ins w:id="3" w:author="Microsoft Word" w:date="2024-09-19T15:14:00Z" w16du:dateUtc="2024-09-19T09:44:00Z">
        <w:r w:rsidR="005D56F3">
          <w:rPr>
            <w:rFonts w:ascii="Times New Roman" w:hAnsi="Times New Roman" w:cs="Times New Roman"/>
            <w:b/>
            <w:bCs/>
            <w:sz w:val="24"/>
            <w:szCs w:val="24"/>
          </w:rPr>
          <w:t>POST</w:t>
        </w:r>
      </w:ins>
      <w:r w:rsidR="005D56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7A60">
        <w:rPr>
          <w:rFonts w:ascii="Times New Roman" w:hAnsi="Times New Roman" w:cs="Times New Roman"/>
          <w:sz w:val="24"/>
          <w:szCs w:val="24"/>
        </w:rPr>
        <w:t xml:space="preserve">so that it will </w:t>
      </w:r>
      <w:ins w:id="4" w:author="Microsoft Word" w:date="2024-09-19T15:14:00Z" w16du:dateUtc="2024-09-19T09:44:00Z">
        <w:r w:rsidR="005D56F3">
          <w:rPr>
            <w:rFonts w:ascii="Times New Roman" w:hAnsi="Times New Roman" w:cs="Times New Roman"/>
            <w:sz w:val="24"/>
            <w:szCs w:val="24"/>
          </w:rPr>
          <w:t>take data from the payload</w:t>
        </w:r>
      </w:ins>
      <w:r w:rsidRPr="00EF7A60">
        <w:rPr>
          <w:rFonts w:ascii="Times New Roman" w:hAnsi="Times New Roman" w:cs="Times New Roman"/>
          <w:sz w:val="24"/>
          <w:szCs w:val="24"/>
        </w:rPr>
        <w:t xml:space="preserve"> </w:t>
      </w:r>
      <w:r w:rsidR="00CA0B22">
        <w:rPr>
          <w:rFonts w:ascii="Times New Roman" w:hAnsi="Times New Roman" w:cs="Times New Roman"/>
          <w:sz w:val="24"/>
          <w:szCs w:val="24"/>
        </w:rPr>
        <w:t>and store it in our DB.</w:t>
      </w:r>
    </w:p>
    <w:p w14:paraId="73AC6793" w14:textId="77777777" w:rsidR="00CA0B22" w:rsidRDefault="00CA0B22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387718" w14:textId="3B2B406A" w:rsidR="00CA0B22" w:rsidRDefault="00400CF1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Payload:</w:t>
      </w:r>
    </w:p>
    <w:p w14:paraId="5B85358E" w14:textId="77777777" w:rsidR="00400CF1" w:rsidRDefault="00400CF1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11C733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{</w:t>
      </w:r>
    </w:p>
    <w:p w14:paraId="6813EDEE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bookingId</w:t>
      </w:r>
      <w:proofErr w:type="spellEnd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"BOOK-123456"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5F9BADC8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totalcost</w:t>
      </w:r>
      <w:proofErr w:type="spellEnd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5000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7266C831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"quantity"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2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6C1AE746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"user"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 {</w:t>
      </w:r>
    </w:p>
    <w:p w14:paraId="5F2762C9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userid</w:t>
      </w:r>
      <w:proofErr w:type="spellEnd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100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0505AAB1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"name"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"Rutuj"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4571EA78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"email"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"rutuj@example.com"</w:t>
      </w:r>
    </w:p>
    <w:p w14:paraId="3E3CD0D7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    },</w:t>
      </w:r>
    </w:p>
    <w:p w14:paraId="3E249A61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"product"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: {</w:t>
      </w:r>
    </w:p>
    <w:p w14:paraId="1D433FA6" w14:textId="6E0FC13E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productID</w:t>
      </w:r>
      <w:proofErr w:type="spellEnd"/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="003353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103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37ED96ED" w14:textId="63D46470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"name"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400C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  <w:r w:rsidR="003353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H</w:t>
      </w:r>
      <w:r w:rsidR="002222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&amp;M Shirts</w:t>
      </w:r>
      <w:r w:rsidRPr="00400C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30C3D0D9" w14:textId="7B05B355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400C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"price"</w:t>
      </w: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="002222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1599.99</w:t>
      </w:r>
    </w:p>
    <w:p w14:paraId="632FEAFF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    }</w:t>
      </w:r>
    </w:p>
    <w:p w14:paraId="4057347E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  }</w:t>
      </w:r>
    </w:p>
    <w:p w14:paraId="6C85A947" w14:textId="77777777" w:rsidR="00400CF1" w:rsidRPr="00400CF1" w:rsidRDefault="00400CF1" w:rsidP="00400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400C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</w:t>
      </w:r>
    </w:p>
    <w:p w14:paraId="47B8EEE8" w14:textId="77777777" w:rsidR="00400CF1" w:rsidRDefault="00400CF1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9ED35" w14:textId="7725810E" w:rsidR="00222249" w:rsidRDefault="00222249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to give this payload</w:t>
      </w:r>
      <w:r w:rsidR="00BD733E">
        <w:rPr>
          <w:rFonts w:ascii="Times New Roman" w:hAnsi="Times New Roman" w:cs="Times New Roman"/>
          <w:sz w:val="24"/>
          <w:szCs w:val="24"/>
        </w:rPr>
        <w:t>. Which we will take from frontend by the user.</w:t>
      </w:r>
    </w:p>
    <w:p w14:paraId="2A18B9B3" w14:textId="77777777" w:rsidR="00BD733E" w:rsidRDefault="00BD733E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032DD" w14:textId="04458113" w:rsidR="00EE1443" w:rsidRDefault="00EE1443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55D50" wp14:editId="6632AC00">
            <wp:extent cx="2486891" cy="3742134"/>
            <wp:effectExtent l="0" t="0" r="8890" b="0"/>
            <wp:docPr id="697165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5880" name="Picture 6971658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983" cy="37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91BE" w14:textId="77777777" w:rsidR="00EE1443" w:rsidRDefault="00EE1443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DB0A39" w14:textId="36359BA9" w:rsidR="00EE1443" w:rsidRDefault="00EE1443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EA2E45">
        <w:rPr>
          <w:rFonts w:ascii="Times New Roman" w:hAnsi="Times New Roman" w:cs="Times New Roman"/>
          <w:sz w:val="24"/>
          <w:szCs w:val="24"/>
        </w:rPr>
        <w:t>can see the changes in the Mongo DB also</w:t>
      </w:r>
    </w:p>
    <w:p w14:paraId="2AE174CE" w14:textId="77777777" w:rsidR="00EA2E45" w:rsidRDefault="00EA2E45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FF1502" w14:textId="6578CBB3" w:rsidR="00EA2E45" w:rsidRDefault="00EA2E45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new database name as </w:t>
      </w:r>
      <w:r w:rsidRPr="00EA2E45">
        <w:rPr>
          <w:rFonts w:ascii="Times New Roman" w:hAnsi="Times New Roman" w:cs="Times New Roman"/>
          <w:b/>
          <w:bCs/>
          <w:sz w:val="24"/>
          <w:szCs w:val="24"/>
        </w:rPr>
        <w:t>Booking</w:t>
      </w:r>
    </w:p>
    <w:p w14:paraId="6B10DC80" w14:textId="62750739" w:rsidR="00EA2E45" w:rsidRDefault="00EA2E45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3049A" wp14:editId="686389B4">
            <wp:extent cx="5731510" cy="2777490"/>
            <wp:effectExtent l="0" t="0" r="2540" b="3810"/>
            <wp:docPr id="1342299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99119" name="Picture 13422991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FD9" w14:textId="77777777" w:rsidR="00914CB7" w:rsidRDefault="00914CB7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69C9E8" w14:textId="01AA2D85" w:rsidR="00914CB7" w:rsidRPr="00914CB7" w:rsidRDefault="00914CB7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C04EE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2C04EE" w:rsidRPr="00914CB7">
        <w:rPr>
          <w:rFonts w:ascii="Times New Roman" w:hAnsi="Times New Roman" w:cs="Times New Roman"/>
          <w:b/>
          <w:bCs/>
          <w:sz w:val="24"/>
          <w:szCs w:val="24"/>
        </w:rPr>
        <w:t>xception</w:t>
      </w:r>
      <w:r w:rsidRPr="00914CB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37A59A" w14:textId="11A1FA6D" w:rsidR="00914CB7" w:rsidRDefault="00914CB7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if a user will buy a lot of </w:t>
      </w:r>
      <w:r w:rsidR="002C04EE">
        <w:rPr>
          <w:rFonts w:ascii="Times New Roman" w:hAnsi="Times New Roman" w:cs="Times New Roman"/>
          <w:sz w:val="24"/>
          <w:szCs w:val="24"/>
        </w:rPr>
        <w:t>quantity</w:t>
      </w:r>
      <w:r>
        <w:rPr>
          <w:rFonts w:ascii="Times New Roman" w:hAnsi="Times New Roman" w:cs="Times New Roman"/>
          <w:sz w:val="24"/>
          <w:szCs w:val="24"/>
        </w:rPr>
        <w:t xml:space="preserve"> of a same product and in the stock we don’t have that much stock remain</w:t>
      </w:r>
      <w:r w:rsidR="002C04EE">
        <w:rPr>
          <w:rFonts w:ascii="Times New Roman" w:hAnsi="Times New Roman" w:cs="Times New Roman"/>
          <w:sz w:val="24"/>
          <w:szCs w:val="24"/>
        </w:rPr>
        <w:t xml:space="preserve">, it will give the expectation </w:t>
      </w:r>
      <w:proofErr w:type="gramStart"/>
      <w:r w:rsidR="002C04EE" w:rsidRPr="002C04EE">
        <w:rPr>
          <w:rFonts w:ascii="Times New Roman" w:hAnsi="Times New Roman" w:cs="Times New Roman"/>
          <w:b/>
          <w:bCs/>
          <w:sz w:val="24"/>
          <w:szCs w:val="24"/>
        </w:rPr>
        <w:t>“ Out</w:t>
      </w:r>
      <w:proofErr w:type="gramEnd"/>
      <w:r w:rsidR="002C04EE" w:rsidRPr="002C04EE">
        <w:rPr>
          <w:rFonts w:ascii="Times New Roman" w:hAnsi="Times New Roman" w:cs="Times New Roman"/>
          <w:b/>
          <w:bCs/>
          <w:sz w:val="24"/>
          <w:szCs w:val="24"/>
        </w:rPr>
        <w:t xml:space="preserve"> of stock “</w:t>
      </w:r>
    </w:p>
    <w:p w14:paraId="6E4A1B70" w14:textId="77777777" w:rsidR="00E66FC6" w:rsidRDefault="00E66FC6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26569" w14:textId="0F2A1B13" w:rsidR="00E66FC6" w:rsidRDefault="00E66FC6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5D63D8" wp14:editId="0C7092CE">
            <wp:extent cx="3387436" cy="4846739"/>
            <wp:effectExtent l="0" t="0" r="3810" b="0"/>
            <wp:docPr id="1236978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8911" name="Picture 12369789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43" cy="4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D896" w14:textId="77777777" w:rsidR="003A03BB" w:rsidRDefault="003A03BB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C8649" w14:textId="77777777" w:rsidR="003A03BB" w:rsidRDefault="003A03BB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71659" w14:textId="77777777" w:rsidR="003A03BB" w:rsidRDefault="003A03BB" w:rsidP="003A03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will do the Buying of the product by the user</w:t>
      </w:r>
    </w:p>
    <w:p w14:paraId="79710B8D" w14:textId="77777777" w:rsidR="003A03BB" w:rsidRDefault="003A03BB" w:rsidP="003A03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51B69" w14:textId="475C7FF2" w:rsidR="003A03BB" w:rsidRDefault="003A03BB" w:rsidP="003A03B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F7A60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do the </w:t>
      </w:r>
      <w:ins w:id="5" w:author="Microsoft Word" w:date="2024-09-19T15:14:00Z" w16du:dateUtc="2024-09-19T09:44:00Z">
        <w:r>
          <w:rPr>
            <w:rFonts w:ascii="Times New Roman" w:hAnsi="Times New Roman" w:cs="Times New Roman"/>
            <w:sz w:val="24"/>
            <w:szCs w:val="24"/>
          </w:rPr>
          <w:t>Buying</w:t>
        </w:r>
      </w:ins>
      <w:r>
        <w:rPr>
          <w:rFonts w:ascii="Times New Roman" w:hAnsi="Times New Roman" w:cs="Times New Roman"/>
          <w:sz w:val="24"/>
          <w:szCs w:val="24"/>
        </w:rPr>
        <w:t xml:space="preserve"> of the product by the user we will </w:t>
      </w:r>
      <w:r w:rsidRPr="00EF7A60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EF7A60">
        <w:rPr>
          <w:rFonts w:ascii="Times New Roman" w:hAnsi="Times New Roman" w:cs="Times New Roman"/>
          <w:sz w:val="24"/>
          <w:szCs w:val="24"/>
        </w:rPr>
        <w:t xml:space="preserve"> API – </w:t>
      </w:r>
      <w:r w:rsidRPr="00FB7BFB">
        <w:rPr>
          <w:rFonts w:ascii="Times New Roman" w:hAnsi="Times New Roman" w:cs="Times New Roman"/>
          <w:b/>
          <w:bCs/>
          <w:sz w:val="24"/>
          <w:szCs w:val="24"/>
        </w:rPr>
        <w:t>localhost:8080/</w:t>
      </w:r>
      <w:r w:rsidR="00DC264A" w:rsidRPr="00DC264A">
        <w:rPr>
          <w:rFonts w:ascii="Consolas" w:hAnsi="Consolas"/>
          <w:color w:val="17C6A3"/>
          <w:sz w:val="20"/>
          <w:szCs w:val="20"/>
          <w:shd w:val="clear" w:color="auto" w:fill="2F2F2F"/>
        </w:rPr>
        <w:t xml:space="preserve"> </w:t>
      </w:r>
      <w:proofErr w:type="spellStart"/>
      <w:r w:rsidR="00DC264A" w:rsidRPr="00DC264A">
        <w:rPr>
          <w:rFonts w:ascii="Times New Roman" w:hAnsi="Times New Roman" w:cs="Times New Roman"/>
          <w:b/>
          <w:bCs/>
          <w:sz w:val="24"/>
          <w:szCs w:val="24"/>
        </w:rPr>
        <w:t>showcart</w:t>
      </w:r>
      <w:proofErr w:type="spellEnd"/>
      <w:r w:rsidR="00DC264A">
        <w:rPr>
          <w:rFonts w:ascii="Times New Roman" w:hAnsi="Times New Roman" w:cs="Times New Roman"/>
          <w:b/>
          <w:bCs/>
          <w:sz w:val="24"/>
          <w:szCs w:val="24"/>
        </w:rPr>
        <w:t>/100</w:t>
      </w:r>
      <w:r w:rsidR="00DC264A" w:rsidRPr="00DC26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(Example of one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product  from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our DB).</w:t>
      </w:r>
    </w:p>
    <w:p w14:paraId="0A892FF0" w14:textId="77777777" w:rsidR="003A03BB" w:rsidRPr="00EF7A60" w:rsidRDefault="003A03BB" w:rsidP="003A03B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0C4C8" w14:textId="51EAD309" w:rsidR="003A03BB" w:rsidRDefault="003A03BB" w:rsidP="003A03B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F7A6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EF7A60">
        <w:rPr>
          <w:rFonts w:ascii="Times New Roman" w:hAnsi="Times New Roman" w:cs="Times New Roman"/>
          <w:sz w:val="24"/>
          <w:szCs w:val="24"/>
        </w:rPr>
        <w:t xml:space="preserve"> a </w:t>
      </w:r>
      <w:r w:rsidR="00DC264A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Pr="00EF7A60">
        <w:rPr>
          <w:rFonts w:ascii="Times New Roman" w:hAnsi="Times New Roman" w:cs="Times New Roman"/>
          <w:b/>
          <w:bCs/>
          <w:sz w:val="24"/>
          <w:szCs w:val="24"/>
        </w:rPr>
        <w:t>mapping</w:t>
      </w:r>
      <w:r w:rsidRPr="00EF7A60">
        <w:rPr>
          <w:rFonts w:ascii="Times New Roman" w:hAnsi="Times New Roman" w:cs="Times New Roman"/>
          <w:sz w:val="24"/>
          <w:szCs w:val="24"/>
        </w:rPr>
        <w:t xml:space="preserve"> so we will use </w:t>
      </w:r>
      <w:r w:rsidR="00DC264A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Pr="00EF7A60">
        <w:rPr>
          <w:rFonts w:ascii="Times New Roman" w:hAnsi="Times New Roman" w:cs="Times New Roman"/>
          <w:sz w:val="24"/>
          <w:szCs w:val="24"/>
        </w:rPr>
        <w:t xml:space="preserve">so that it will </w:t>
      </w:r>
      <w:ins w:id="6" w:author="Microsoft Word" w:date="2024-09-19T15:14:00Z" w16du:dateUtc="2024-09-19T09:44:00Z">
        <w:r>
          <w:rPr>
            <w:rFonts w:ascii="Times New Roman" w:hAnsi="Times New Roman" w:cs="Times New Roman"/>
            <w:sz w:val="24"/>
            <w:szCs w:val="24"/>
          </w:rPr>
          <w:t xml:space="preserve">take data from the </w:t>
        </w:r>
      </w:ins>
      <w:r w:rsidR="00DC264A">
        <w:rPr>
          <w:rFonts w:ascii="Times New Roman" w:hAnsi="Times New Roman" w:cs="Times New Roman"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>and store it in our DB.</w:t>
      </w:r>
    </w:p>
    <w:p w14:paraId="27960E79" w14:textId="77777777" w:rsidR="00DC264A" w:rsidRDefault="00DC264A" w:rsidP="003A03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0F39B4" w14:textId="39355698" w:rsidR="00DC264A" w:rsidRDefault="00DC264A" w:rsidP="003A03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47DDC9" wp14:editId="0EAC97C6">
            <wp:extent cx="2632364" cy="3684317"/>
            <wp:effectExtent l="0" t="0" r="0" b="0"/>
            <wp:docPr id="1472001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1961" name="Picture 14720019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538" cy="369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7F3" w14:textId="77777777" w:rsidR="003A03BB" w:rsidRPr="002C04EE" w:rsidRDefault="003A03BB" w:rsidP="008738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F3AAD" w14:textId="77777777" w:rsidR="002C04EE" w:rsidRPr="00222249" w:rsidRDefault="002C04EE" w:rsidP="008738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70DB81" w14:textId="2377A4E8" w:rsidR="008526FD" w:rsidRDefault="008526FD" w:rsidP="008526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F2201E" w14:textId="77777777" w:rsidR="008526FD" w:rsidRDefault="008526FD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822665" w14:textId="77777777" w:rsidR="00790E3B" w:rsidRDefault="00790E3B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E6411B" w14:textId="77777777" w:rsidR="00790E3B" w:rsidRPr="00790E3B" w:rsidRDefault="00790E3B" w:rsidP="00EF7A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39FB72" w14:textId="77777777" w:rsidR="00EF7A60" w:rsidRPr="00EF7A60" w:rsidRDefault="00EF7A60" w:rsidP="00EF7A60">
      <w:pPr>
        <w:rPr>
          <w:rFonts w:ascii="Times New Roman" w:hAnsi="Times New Roman" w:cs="Times New Roman"/>
          <w:sz w:val="24"/>
          <w:szCs w:val="24"/>
        </w:rPr>
      </w:pPr>
    </w:p>
    <w:p w14:paraId="10B9A12F" w14:textId="57CD570C" w:rsidR="00EF7A60" w:rsidRDefault="00860CAF" w:rsidP="00860CAF">
      <w:pPr>
        <w:jc w:val="center"/>
        <w:rPr>
          <w:rFonts w:ascii="Arial Black" w:hAnsi="Arial Black" w:cs="Times New Roman"/>
          <w:sz w:val="40"/>
          <w:szCs w:val="40"/>
        </w:rPr>
      </w:pPr>
      <w:r w:rsidRPr="00860CAF">
        <w:rPr>
          <w:rFonts w:ascii="Arial Black" w:hAnsi="Arial Black" w:cs="Times New Roman"/>
          <w:sz w:val="40"/>
          <w:szCs w:val="40"/>
        </w:rPr>
        <w:t>For the Admin</w:t>
      </w:r>
    </w:p>
    <w:p w14:paraId="7637A52F" w14:textId="77777777" w:rsidR="0013326E" w:rsidRDefault="0013326E" w:rsidP="00860CAF">
      <w:pPr>
        <w:jc w:val="center"/>
        <w:rPr>
          <w:rFonts w:ascii="Arial Black" w:hAnsi="Arial Black" w:cs="Times New Roman"/>
          <w:sz w:val="40"/>
          <w:szCs w:val="40"/>
        </w:rPr>
      </w:pPr>
    </w:p>
    <w:p w14:paraId="6A1BDD37" w14:textId="37270017" w:rsidR="0013326E" w:rsidRDefault="0013326E" w:rsidP="001332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admin we have the same as user but the difference is that it </w:t>
      </w:r>
      <w:r w:rsidR="00960843">
        <w:rPr>
          <w:rFonts w:ascii="Times New Roman" w:hAnsi="Times New Roman" w:cs="Times New Roman"/>
          <w:sz w:val="24"/>
          <w:szCs w:val="24"/>
        </w:rPr>
        <w:t>runs on the Local host 8082:</w:t>
      </w:r>
    </w:p>
    <w:p w14:paraId="7DF3A593" w14:textId="6342E8B7" w:rsidR="00146214" w:rsidRDefault="00EA7DD0" w:rsidP="001332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1462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46214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146214">
        <w:rPr>
          <w:rFonts w:ascii="Times New Roman" w:hAnsi="Times New Roman" w:cs="Times New Roman"/>
          <w:sz w:val="24"/>
          <w:szCs w:val="24"/>
        </w:rPr>
        <w:t xml:space="preserve"> this API same as users, but work differently for the admin and have other database.</w:t>
      </w:r>
    </w:p>
    <w:p w14:paraId="0A5B602E" w14:textId="77777777" w:rsidR="00146214" w:rsidRPr="000B47A6" w:rsidRDefault="00146214" w:rsidP="001332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25981" w14:textId="4C466365" w:rsidR="00BE1644" w:rsidRPr="000B47A6" w:rsidRDefault="00DE560A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47A6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proofErr w:type="spellStart"/>
      <w:r w:rsidRPr="000B47A6">
        <w:rPr>
          <w:rFonts w:ascii="Times New Roman" w:hAnsi="Times New Roman" w:cs="Times New Roman"/>
          <w:b/>
          <w:bCs/>
          <w:sz w:val="24"/>
          <w:szCs w:val="24"/>
        </w:rPr>
        <w:t>addadmin</w:t>
      </w:r>
      <w:proofErr w:type="spellEnd"/>
      <w:r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(POST method)</w:t>
      </w:r>
    </w:p>
    <w:p w14:paraId="553C20FD" w14:textId="6C3CB2D6" w:rsidR="00DE560A" w:rsidRPr="000B47A6" w:rsidRDefault="00DE560A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47A6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proofErr w:type="spellStart"/>
      <w:r w:rsidR="00531639" w:rsidRPr="000B47A6">
        <w:rPr>
          <w:rFonts w:ascii="Times New Roman" w:hAnsi="Times New Roman" w:cs="Times New Roman"/>
          <w:b/>
          <w:bCs/>
          <w:sz w:val="24"/>
          <w:szCs w:val="24"/>
        </w:rPr>
        <w:t>allproduct</w:t>
      </w:r>
      <w:proofErr w:type="spellEnd"/>
      <w:r w:rsidR="00531639"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531639" w:rsidRPr="000B47A6">
        <w:rPr>
          <w:rFonts w:ascii="Times New Roman" w:hAnsi="Times New Roman" w:cs="Times New Roman"/>
          <w:b/>
          <w:bCs/>
          <w:sz w:val="24"/>
          <w:szCs w:val="24"/>
        </w:rPr>
        <w:t>( GET</w:t>
      </w:r>
      <w:proofErr w:type="gramEnd"/>
      <w:r w:rsidR="00531639"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method )</w:t>
      </w:r>
    </w:p>
    <w:p w14:paraId="435ECDB7" w14:textId="70B13340" w:rsidR="00531639" w:rsidRPr="000B47A6" w:rsidRDefault="00915D8A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47A6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r w:rsidR="002B6890" w:rsidRPr="000B47A6">
        <w:rPr>
          <w:rFonts w:ascii="Times New Roman" w:hAnsi="Times New Roman" w:cs="Times New Roman"/>
          <w:b/>
          <w:bCs/>
          <w:sz w:val="24"/>
          <w:szCs w:val="24"/>
        </w:rPr>
        <w:t>/auth/{email}/{password}</w:t>
      </w:r>
      <w:r w:rsidR="002B6890"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2B6890" w:rsidRPr="000B47A6">
        <w:rPr>
          <w:rFonts w:ascii="Times New Roman" w:hAnsi="Times New Roman" w:cs="Times New Roman"/>
          <w:b/>
          <w:bCs/>
          <w:sz w:val="24"/>
          <w:szCs w:val="24"/>
        </w:rPr>
        <w:t>( GET</w:t>
      </w:r>
      <w:proofErr w:type="gramEnd"/>
      <w:r w:rsidR="002B6890"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method)</w:t>
      </w:r>
    </w:p>
    <w:p w14:paraId="2674061A" w14:textId="1C4D6E00" w:rsidR="002B6890" w:rsidRDefault="00153CDB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47A6">
        <w:rPr>
          <w:rFonts w:ascii="Times New Roman" w:hAnsi="Times New Roman" w:cs="Times New Roman"/>
          <w:b/>
          <w:bCs/>
          <w:sz w:val="24"/>
          <w:szCs w:val="24"/>
        </w:rPr>
        <w:t>localhost:8082//</w:t>
      </w:r>
      <w:proofErr w:type="spellStart"/>
      <w:r w:rsidRPr="000B47A6">
        <w:rPr>
          <w:rFonts w:ascii="Times New Roman" w:hAnsi="Times New Roman" w:cs="Times New Roman"/>
          <w:b/>
          <w:bCs/>
          <w:sz w:val="24"/>
          <w:szCs w:val="24"/>
        </w:rPr>
        <w:t>findproductsbycategory</w:t>
      </w:r>
      <w:proofErr w:type="spellEnd"/>
      <w:r w:rsidRPr="000B47A6">
        <w:rPr>
          <w:rFonts w:ascii="Times New Roman" w:hAnsi="Times New Roman" w:cs="Times New Roman"/>
          <w:b/>
          <w:bCs/>
          <w:sz w:val="24"/>
          <w:szCs w:val="24"/>
        </w:rPr>
        <w:t>/{category}</w:t>
      </w:r>
      <w:r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B47A6">
        <w:rPr>
          <w:rFonts w:ascii="Times New Roman" w:hAnsi="Times New Roman" w:cs="Times New Roman"/>
          <w:b/>
          <w:bCs/>
          <w:sz w:val="24"/>
          <w:szCs w:val="24"/>
        </w:rPr>
        <w:t>( GET</w:t>
      </w:r>
      <w:proofErr w:type="gramEnd"/>
      <w:r w:rsidRPr="000B47A6">
        <w:rPr>
          <w:rFonts w:ascii="Times New Roman" w:hAnsi="Times New Roman" w:cs="Times New Roman"/>
          <w:b/>
          <w:bCs/>
          <w:sz w:val="24"/>
          <w:szCs w:val="24"/>
        </w:rPr>
        <w:t xml:space="preserve"> method)</w:t>
      </w:r>
    </w:p>
    <w:p w14:paraId="7B3DBC5B" w14:textId="77777777" w:rsidR="000B47A6" w:rsidRPr="000B47A6" w:rsidRDefault="000B47A6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7CB2B4" w14:textId="5D81188C" w:rsidR="008F19D6" w:rsidRDefault="008F19D6" w:rsidP="00BE1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are the Same A</w:t>
      </w:r>
      <w:r w:rsidR="006473C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I like </w:t>
      </w:r>
      <w:r w:rsidR="000B47A6">
        <w:rPr>
          <w:rFonts w:ascii="Times New Roman" w:hAnsi="Times New Roman" w:cs="Times New Roman"/>
          <w:sz w:val="24"/>
          <w:szCs w:val="24"/>
        </w:rPr>
        <w:t xml:space="preserve">users, </w:t>
      </w:r>
      <w:r w:rsidR="00D91EF7">
        <w:rPr>
          <w:rFonts w:ascii="Times New Roman" w:hAnsi="Times New Roman" w:cs="Times New Roman"/>
          <w:sz w:val="24"/>
          <w:szCs w:val="24"/>
        </w:rPr>
        <w:t xml:space="preserve">works same as I show above </w:t>
      </w:r>
      <w:r w:rsidR="000B47A6">
        <w:rPr>
          <w:rFonts w:ascii="Times New Roman" w:hAnsi="Times New Roman" w:cs="Times New Roman"/>
          <w:sz w:val="24"/>
          <w:szCs w:val="24"/>
        </w:rPr>
        <w:t>but different database</w:t>
      </w:r>
      <w:r w:rsidR="00D91EF7">
        <w:rPr>
          <w:rFonts w:ascii="Times New Roman" w:hAnsi="Times New Roman" w:cs="Times New Roman"/>
          <w:sz w:val="24"/>
          <w:szCs w:val="24"/>
        </w:rPr>
        <w:t>.</w:t>
      </w:r>
    </w:p>
    <w:p w14:paraId="1FA9A1EC" w14:textId="77777777" w:rsidR="00D91EF7" w:rsidRDefault="00D91EF7" w:rsidP="00BE1644">
      <w:pPr>
        <w:rPr>
          <w:rFonts w:ascii="Times New Roman" w:hAnsi="Times New Roman" w:cs="Times New Roman"/>
          <w:sz w:val="24"/>
          <w:szCs w:val="24"/>
        </w:rPr>
      </w:pPr>
    </w:p>
    <w:p w14:paraId="578A635B" w14:textId="1551BF40" w:rsidR="00D91EF7" w:rsidRDefault="00EC2EC8" w:rsidP="00BE1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To add a product by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 :</w:t>
      </w:r>
      <w:proofErr w:type="gramEnd"/>
    </w:p>
    <w:p w14:paraId="5B35CCCF" w14:textId="08E8A8ED" w:rsid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2EC8">
        <w:rPr>
          <w:rFonts w:ascii="Times New Roman" w:hAnsi="Times New Roman" w:cs="Times New Roman"/>
          <w:b/>
          <w:bCs/>
          <w:sz w:val="24"/>
          <w:szCs w:val="24"/>
        </w:rPr>
        <w:t>localhost:8082//</w:t>
      </w:r>
      <w:proofErr w:type="spellStart"/>
      <w:r w:rsidRPr="00EC2EC8">
        <w:rPr>
          <w:rFonts w:ascii="Times New Roman" w:hAnsi="Times New Roman" w:cs="Times New Roman"/>
          <w:b/>
          <w:bCs/>
          <w:sz w:val="24"/>
          <w:szCs w:val="24"/>
        </w:rPr>
        <w:t>addproduct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( POST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METHOD )</w:t>
      </w:r>
    </w:p>
    <w:p w14:paraId="4D3E4336" w14:textId="77777777" w:rsid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19B02" w14:textId="06C5D288" w:rsid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Payload:</w:t>
      </w:r>
    </w:p>
    <w:p w14:paraId="69BE07FC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{</w:t>
      </w:r>
    </w:p>
    <w:p w14:paraId="3A452E02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productID</w:t>
      </w:r>
      <w:proofErr w:type="spellEnd"/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108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0B02C5F1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"name"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"Pants"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04705F68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"description"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"very Good"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6608DCBD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"price"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900.65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7D093531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"category"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"Clothes"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654AA6A3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9D38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"stock"</w:t>
      </w: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9D38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101</w:t>
      </w:r>
    </w:p>
    <w:p w14:paraId="7BE7B592" w14:textId="77777777" w:rsidR="009D3823" w:rsidRPr="009D3823" w:rsidRDefault="009D3823" w:rsidP="009D3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9D38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}</w:t>
      </w:r>
    </w:p>
    <w:p w14:paraId="6864AE58" w14:textId="77777777" w:rsid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6A5AB5" w14:textId="77777777" w:rsid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425C8" w14:textId="31013208" w:rsidR="00EC2EC8" w:rsidRPr="00EC2EC8" w:rsidRDefault="00EC2EC8" w:rsidP="00BE16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E93553" wp14:editId="0C9FE9A3">
            <wp:extent cx="3280392" cy="4828309"/>
            <wp:effectExtent l="0" t="0" r="0" b="0"/>
            <wp:docPr id="18760066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06692" name="Picture 18760066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04" cy="48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93CD" w14:textId="15541C73" w:rsidR="00FB0007" w:rsidRDefault="009D3823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base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7AB20C" w14:textId="0A42FCCC" w:rsidR="009D3823" w:rsidRDefault="00BD70F8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E8C7FF" wp14:editId="4DA15628">
            <wp:extent cx="3363733" cy="4440382"/>
            <wp:effectExtent l="0" t="0" r="8255" b="0"/>
            <wp:docPr id="18586738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3802" name="Picture 18586738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113" cy="44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92B" w14:textId="77777777" w:rsidR="00BD70F8" w:rsidRDefault="00BD70F8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05F143" w14:textId="3C41FF6D" w:rsidR="00BD70F8" w:rsidRDefault="00BD70F8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see the new product have been add</w:t>
      </w:r>
    </w:p>
    <w:p w14:paraId="183B3C8F" w14:textId="77777777" w:rsidR="00111F6D" w:rsidRDefault="00111F6D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DDDD1" w14:textId="77777777" w:rsidR="00111F6D" w:rsidRDefault="00111F6D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AFBB2" w14:textId="4CE6E872" w:rsidR="00111F6D" w:rsidRDefault="00111F6D" w:rsidP="00111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To </w:t>
      </w:r>
      <w:r>
        <w:rPr>
          <w:rFonts w:ascii="Times New Roman" w:hAnsi="Times New Roman" w:cs="Times New Roman"/>
          <w:sz w:val="24"/>
          <w:szCs w:val="24"/>
        </w:rPr>
        <w:t xml:space="preserve">Delete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 product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admin :</w:t>
      </w:r>
    </w:p>
    <w:p w14:paraId="0CF5FA96" w14:textId="18048F12" w:rsidR="00111F6D" w:rsidRDefault="000B05EE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5EE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proofErr w:type="spellStart"/>
      <w:r w:rsidRPr="000B05EE">
        <w:rPr>
          <w:rFonts w:ascii="Times New Roman" w:hAnsi="Times New Roman" w:cs="Times New Roman"/>
          <w:b/>
          <w:bCs/>
          <w:sz w:val="24"/>
          <w:szCs w:val="24"/>
        </w:rPr>
        <w:t>deleteproduct</w:t>
      </w:r>
      <w:proofErr w:type="spellEnd"/>
      <w:r w:rsidRPr="000B05EE">
        <w:rPr>
          <w:rFonts w:ascii="Times New Roman" w:hAnsi="Times New Roman" w:cs="Times New Roman"/>
          <w:b/>
          <w:bCs/>
          <w:sz w:val="24"/>
          <w:szCs w:val="24"/>
        </w:rPr>
        <w:t>/104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( 104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is the id of the product)</w:t>
      </w:r>
      <w:r w:rsidR="006E7D91">
        <w:rPr>
          <w:rFonts w:ascii="Times New Roman" w:hAnsi="Times New Roman" w:cs="Times New Roman"/>
          <w:b/>
          <w:bCs/>
          <w:sz w:val="24"/>
          <w:szCs w:val="24"/>
        </w:rPr>
        <w:t xml:space="preserve"> ( DELETE METHOD)</w:t>
      </w:r>
    </w:p>
    <w:p w14:paraId="33675CD9" w14:textId="77777777" w:rsidR="00331C92" w:rsidRDefault="00331C92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CE24A2" w14:textId="31DBE0A5" w:rsidR="000B05EE" w:rsidRDefault="000B05EE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45F4E7" wp14:editId="32170FBE">
            <wp:extent cx="3034145" cy="2721183"/>
            <wp:effectExtent l="0" t="0" r="0" b="3175"/>
            <wp:docPr id="18251548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4898" name="Picture 18251548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271" cy="27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697" w14:textId="77777777" w:rsidR="003B45F9" w:rsidRDefault="003B45F9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BC9580" w14:textId="77777777" w:rsidR="00C768A8" w:rsidRDefault="003B45F9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you can see the id 104 is not </w:t>
      </w:r>
      <w:proofErr w:type="gramStart"/>
      <w:r w:rsidR="00C768A8">
        <w:rPr>
          <w:rFonts w:ascii="Times New Roman" w:hAnsi="Times New Roman" w:cs="Times New Roman"/>
          <w:b/>
          <w:bCs/>
          <w:sz w:val="24"/>
          <w:szCs w:val="24"/>
        </w:rPr>
        <w:t>available :</w:t>
      </w:r>
      <w:proofErr w:type="gramEnd"/>
    </w:p>
    <w:p w14:paraId="46B07780" w14:textId="1279813F" w:rsidR="003B45F9" w:rsidRPr="00EC2EC8" w:rsidRDefault="00C768A8" w:rsidP="001A2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5FF7B2" wp14:editId="2F200ACB">
            <wp:extent cx="3924615" cy="5396345"/>
            <wp:effectExtent l="0" t="0" r="0" b="0"/>
            <wp:docPr id="19566182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8268" name="Picture 19566182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15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A532DA" w14:textId="2801EBB3" w:rsidR="00A12848" w:rsidRDefault="00A12848" w:rsidP="00A128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To </w:t>
      </w:r>
      <w:r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  </w:t>
      </w:r>
      <w:r>
        <w:rPr>
          <w:rFonts w:ascii="Times New Roman" w:hAnsi="Times New Roman" w:cs="Times New Roman"/>
          <w:sz w:val="24"/>
          <w:szCs w:val="24"/>
        </w:rPr>
        <w:t>user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admin :</w:t>
      </w:r>
    </w:p>
    <w:p w14:paraId="6B2CD2D6" w14:textId="767F7E1F" w:rsidR="000F306C" w:rsidRDefault="006E7D91" w:rsidP="00A0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7D91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proofErr w:type="spellStart"/>
      <w:r w:rsidRPr="006E7D91">
        <w:rPr>
          <w:rFonts w:ascii="Times New Roman" w:hAnsi="Times New Roman" w:cs="Times New Roman"/>
          <w:b/>
          <w:bCs/>
          <w:sz w:val="24"/>
          <w:szCs w:val="24"/>
        </w:rPr>
        <w:t>deleteuser</w:t>
      </w:r>
      <w:proofErr w:type="spellEnd"/>
      <w:r w:rsidRPr="006E7D91">
        <w:rPr>
          <w:rFonts w:ascii="Times New Roman" w:hAnsi="Times New Roman" w:cs="Times New Roman"/>
          <w:b/>
          <w:bCs/>
          <w:sz w:val="24"/>
          <w:szCs w:val="24"/>
        </w:rPr>
        <w:t>/101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( DELETE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METHOD)</w:t>
      </w:r>
    </w:p>
    <w:p w14:paraId="5F3DCA06" w14:textId="77777777" w:rsidR="00331C92" w:rsidRDefault="00331C92" w:rsidP="00A003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C7678" w14:textId="418540D5" w:rsidR="00331C92" w:rsidRDefault="00331C92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50512" wp14:editId="6FE3D722">
            <wp:extent cx="4692650" cy="4005921"/>
            <wp:effectExtent l="0" t="0" r="0" b="0"/>
            <wp:docPr id="9217143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14391" name="Picture 9217143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84" cy="4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19C" w14:textId="77777777" w:rsidR="00331C92" w:rsidRDefault="00331C92" w:rsidP="00A00357">
      <w:pPr>
        <w:rPr>
          <w:rFonts w:ascii="Times New Roman" w:hAnsi="Times New Roman" w:cs="Times New Roman"/>
          <w:sz w:val="24"/>
          <w:szCs w:val="24"/>
        </w:rPr>
      </w:pPr>
    </w:p>
    <w:p w14:paraId="702B562F" w14:textId="5A5E3F91" w:rsidR="00331C92" w:rsidRDefault="00331C92" w:rsidP="00A0035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</w:t>
      </w:r>
      <w:r w:rsidR="000159A8">
        <w:rPr>
          <w:rFonts w:ascii="Times New Roman" w:hAnsi="Times New Roman" w:cs="Times New Roman"/>
          <w:sz w:val="24"/>
          <w:szCs w:val="24"/>
        </w:rPr>
        <w:t xml:space="preserve"> the users </w:t>
      </w:r>
      <w:proofErr w:type="gramStart"/>
      <w:r w:rsidR="000159A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0159A8">
        <w:rPr>
          <w:rFonts w:ascii="Times New Roman" w:hAnsi="Times New Roman" w:cs="Times New Roman"/>
          <w:sz w:val="24"/>
          <w:szCs w:val="24"/>
        </w:rPr>
        <w:t xml:space="preserve"> not present:</w:t>
      </w:r>
    </w:p>
    <w:p w14:paraId="21D1B8A3" w14:textId="26BCDAC4" w:rsidR="000159A8" w:rsidRPr="00A00357" w:rsidRDefault="000159A8" w:rsidP="00A0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152EB" wp14:editId="15AD5DC8">
            <wp:extent cx="2601852" cy="2965450"/>
            <wp:effectExtent l="0" t="0" r="8255" b="6350"/>
            <wp:docPr id="10453995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99560" name="Picture 10453995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543" cy="29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C42" w14:textId="77777777" w:rsidR="00AA012F" w:rsidRPr="00AA012F" w:rsidRDefault="00AA012F" w:rsidP="00AA012F">
      <w:pPr>
        <w:rPr>
          <w:rFonts w:ascii="Times New Roman" w:hAnsi="Times New Roman" w:cs="Times New Roman"/>
          <w:sz w:val="24"/>
          <w:szCs w:val="24"/>
        </w:rPr>
      </w:pPr>
    </w:p>
    <w:p w14:paraId="58E57C10" w14:textId="2BA37727" w:rsidR="00AA012F" w:rsidRDefault="000159A8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 :</w:t>
      </w:r>
      <w:proofErr w:type="gramEnd"/>
    </w:p>
    <w:p w14:paraId="6E4427C4" w14:textId="05E6BD8A" w:rsidR="000159A8" w:rsidRDefault="00D25D9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can see the user 101 is not present.</w:t>
      </w:r>
    </w:p>
    <w:p w14:paraId="671EEE35" w14:textId="6976B5F4" w:rsidR="00D25D99" w:rsidRDefault="00D25D9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F4256" wp14:editId="224119AC">
            <wp:extent cx="3578693" cy="4057650"/>
            <wp:effectExtent l="0" t="0" r="3175" b="0"/>
            <wp:docPr id="889087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7596" name="Picture 8890875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88" cy="40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6E53" w14:textId="77777777" w:rsidR="00144172" w:rsidRDefault="00144172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EF8AC" w14:textId="77777777" w:rsidR="00144172" w:rsidRDefault="00144172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A71B56" w14:textId="10DB38BE" w:rsidR="00144172" w:rsidRDefault="00144172" w:rsidP="0014417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Update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products </w:t>
      </w:r>
      <w:r>
        <w:rPr>
          <w:rFonts w:ascii="Times New Roman" w:hAnsi="Times New Roman" w:cs="Times New Roman"/>
          <w:sz w:val="24"/>
          <w:szCs w:val="24"/>
        </w:rPr>
        <w:t xml:space="preserve"> by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 :</w:t>
      </w:r>
    </w:p>
    <w:p w14:paraId="7E1A9A87" w14:textId="1E051683" w:rsidR="00144172" w:rsidRDefault="00125E09" w:rsidP="004C6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E09">
        <w:rPr>
          <w:rFonts w:ascii="Times New Roman" w:hAnsi="Times New Roman" w:cs="Times New Roman"/>
          <w:b/>
          <w:bCs/>
          <w:sz w:val="24"/>
          <w:szCs w:val="24"/>
        </w:rPr>
        <w:t>localhost:8082/</w:t>
      </w:r>
      <w:proofErr w:type="spellStart"/>
      <w:r w:rsidRPr="00125E09">
        <w:rPr>
          <w:rFonts w:ascii="Times New Roman" w:hAnsi="Times New Roman" w:cs="Times New Roman"/>
          <w:b/>
          <w:bCs/>
          <w:sz w:val="24"/>
          <w:szCs w:val="24"/>
        </w:rPr>
        <w:t>updateproduct</w:t>
      </w:r>
      <w:proofErr w:type="spellEnd"/>
      <w:r w:rsidRPr="00125E09">
        <w:rPr>
          <w:rFonts w:ascii="Times New Roman" w:hAnsi="Times New Roman" w:cs="Times New Roman"/>
          <w:b/>
          <w:bCs/>
          <w:sz w:val="24"/>
          <w:szCs w:val="24"/>
        </w:rPr>
        <w:t>/102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PUT METHOD)</w:t>
      </w:r>
    </w:p>
    <w:p w14:paraId="00CAD7CA" w14:textId="7EFC14F6" w:rsidR="00125E09" w:rsidRDefault="00125E09" w:rsidP="004C6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Before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Update :</w:t>
      </w:r>
      <w:proofErr w:type="gramEnd"/>
    </w:p>
    <w:p w14:paraId="1EC623E4" w14:textId="1C2887CC" w:rsidR="00125E09" w:rsidRDefault="00DE5618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EE6C15" wp14:editId="5DC50F12">
            <wp:extent cx="3241770" cy="4070350"/>
            <wp:effectExtent l="0" t="0" r="0" b="6350"/>
            <wp:docPr id="17057717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1738" name="Picture 17057717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21" cy="40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6FB" w14:textId="77777777" w:rsidR="00125E09" w:rsidRDefault="00125E0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1ABF09" w14:textId="0F78377D" w:rsidR="00125E09" w:rsidRDefault="00125E0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we are going to update the product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102 :</w:t>
      </w:r>
      <w:proofErr w:type="gramEnd"/>
    </w:p>
    <w:p w14:paraId="100E4E14" w14:textId="48D84F90" w:rsidR="00125E09" w:rsidRDefault="00125E0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Payload :</w:t>
      </w:r>
      <w:proofErr w:type="gramEnd"/>
    </w:p>
    <w:p w14:paraId="071D834D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{</w:t>
      </w:r>
    </w:p>
    <w:p w14:paraId="1242CD2F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productID</w:t>
      </w:r>
      <w:proofErr w:type="spellEnd"/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102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27C63DFF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"name"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"Cycle"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7B4522C5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"description"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"very bad"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2653D62E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"price"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893.65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794C6ADD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"category"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mr-IN"/>
          <w14:ligatures w14:val="none"/>
        </w:rPr>
        <w:t>"Bikes"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,</w:t>
      </w:r>
    </w:p>
    <w:p w14:paraId="03AC9D6B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2D6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mr-IN"/>
          <w14:ligatures w14:val="none"/>
        </w:rPr>
        <w:t>"stock"</w:t>
      </w: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2D6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mr-IN"/>
          <w14:ligatures w14:val="none"/>
        </w:rPr>
        <w:t>19</w:t>
      </w:r>
    </w:p>
    <w:p w14:paraId="101FD28A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  <w:r w:rsidRPr="002D6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  <w:t>}</w:t>
      </w:r>
    </w:p>
    <w:p w14:paraId="2FDCA23E" w14:textId="77777777" w:rsidR="002D66B4" w:rsidRPr="002D66B4" w:rsidRDefault="002D66B4" w:rsidP="002D6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mr-IN"/>
          <w14:ligatures w14:val="none"/>
        </w:rPr>
      </w:pPr>
    </w:p>
    <w:p w14:paraId="67C6EA33" w14:textId="77777777" w:rsidR="00125E09" w:rsidRDefault="00125E09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95D17" w14:textId="09D16558" w:rsidR="002D66B4" w:rsidRDefault="002D66B4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have change the description 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stock :</w:t>
      </w:r>
      <w:proofErr w:type="gramEnd"/>
    </w:p>
    <w:p w14:paraId="3AA571BE" w14:textId="77777777" w:rsidR="00566C27" w:rsidRDefault="00566C27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833CC" w14:textId="0B3FDB3C" w:rsidR="00566C27" w:rsidRDefault="00566C27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A49B7" wp14:editId="6DA96261">
            <wp:extent cx="3070023" cy="3905250"/>
            <wp:effectExtent l="0" t="0" r="0" b="0"/>
            <wp:docPr id="6761020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2042" name="Picture 6761020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66" cy="39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A2" w14:textId="77777777" w:rsidR="002D66B4" w:rsidRDefault="002D66B4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ECC6FE" w14:textId="470C229F" w:rsidR="002D66B4" w:rsidRDefault="002D66B4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50BB1A" w14:textId="77777777" w:rsidR="002D66B4" w:rsidRDefault="002D66B4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AB27AE" w14:textId="77777777" w:rsidR="002D66B4" w:rsidRDefault="002D66B4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New DB with updated values of the product:</w:t>
      </w:r>
    </w:p>
    <w:p w14:paraId="436F556B" w14:textId="19BDD902" w:rsidR="002D66B4" w:rsidRDefault="00566C27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ADF3F" wp14:editId="69657773">
            <wp:extent cx="4305300" cy="3001690"/>
            <wp:effectExtent l="0" t="0" r="0" b="8255"/>
            <wp:docPr id="15108971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97174" name="Picture 15108971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2" cy="30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6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00E7F8D" w14:textId="77777777" w:rsidR="00566C27" w:rsidRDefault="00566C27" w:rsidP="004C61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108F3" w14:textId="07C04EEF" w:rsidR="00566C27" w:rsidRPr="004C6114" w:rsidRDefault="00566C27" w:rsidP="004C6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can the </w:t>
      </w:r>
      <w:proofErr w:type="spellStart"/>
      <w:r w:rsidR="00F23EA8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="00F23EA8">
        <w:rPr>
          <w:rFonts w:ascii="Times New Roman" w:hAnsi="Times New Roman" w:cs="Times New Roman"/>
          <w:sz w:val="24"/>
          <w:szCs w:val="24"/>
          <w:lang w:val="en-US"/>
        </w:rPr>
        <w:t xml:space="preserve"> = 102 has change.</w:t>
      </w:r>
    </w:p>
    <w:sectPr w:rsidR="00566C27" w:rsidRPr="004C6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62F96"/>
    <w:multiLevelType w:val="hybridMultilevel"/>
    <w:tmpl w:val="813095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80611"/>
    <w:multiLevelType w:val="hybridMultilevel"/>
    <w:tmpl w:val="DEBA2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F43AE"/>
    <w:multiLevelType w:val="hybridMultilevel"/>
    <w:tmpl w:val="DEBA2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5254B"/>
    <w:multiLevelType w:val="hybridMultilevel"/>
    <w:tmpl w:val="A70295A6"/>
    <w:lvl w:ilvl="0" w:tplc="D928848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733F7B1A"/>
    <w:multiLevelType w:val="hybridMultilevel"/>
    <w:tmpl w:val="81309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3729">
    <w:abstractNumId w:val="4"/>
  </w:num>
  <w:num w:numId="2" w16cid:durableId="1447232279">
    <w:abstractNumId w:val="0"/>
  </w:num>
  <w:num w:numId="3" w16cid:durableId="1951466912">
    <w:abstractNumId w:val="1"/>
  </w:num>
  <w:num w:numId="4" w16cid:durableId="734161874">
    <w:abstractNumId w:val="2"/>
  </w:num>
  <w:num w:numId="5" w16cid:durableId="66967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114"/>
    <w:rsid w:val="000159A8"/>
    <w:rsid w:val="00024271"/>
    <w:rsid w:val="0007287E"/>
    <w:rsid w:val="000B05EE"/>
    <w:rsid w:val="000B47A6"/>
    <w:rsid w:val="000F306C"/>
    <w:rsid w:val="00105A2B"/>
    <w:rsid w:val="00111F6D"/>
    <w:rsid w:val="00125E09"/>
    <w:rsid w:val="00131FF1"/>
    <w:rsid w:val="0013326E"/>
    <w:rsid w:val="00144172"/>
    <w:rsid w:val="00146214"/>
    <w:rsid w:val="00153CDB"/>
    <w:rsid w:val="00161068"/>
    <w:rsid w:val="001A26B4"/>
    <w:rsid w:val="001F60E4"/>
    <w:rsid w:val="001F7294"/>
    <w:rsid w:val="00210C51"/>
    <w:rsid w:val="00222249"/>
    <w:rsid w:val="00246E1F"/>
    <w:rsid w:val="00283E96"/>
    <w:rsid w:val="002A1524"/>
    <w:rsid w:val="002B0DE7"/>
    <w:rsid w:val="002B6890"/>
    <w:rsid w:val="002C04EE"/>
    <w:rsid w:val="002D59B5"/>
    <w:rsid w:val="002D66B4"/>
    <w:rsid w:val="00331C92"/>
    <w:rsid w:val="0033534B"/>
    <w:rsid w:val="003A03BB"/>
    <w:rsid w:val="003B45F9"/>
    <w:rsid w:val="003D34B4"/>
    <w:rsid w:val="00400CF1"/>
    <w:rsid w:val="00492B04"/>
    <w:rsid w:val="004C6114"/>
    <w:rsid w:val="00531639"/>
    <w:rsid w:val="00566C27"/>
    <w:rsid w:val="005D56F3"/>
    <w:rsid w:val="0060498E"/>
    <w:rsid w:val="006473C6"/>
    <w:rsid w:val="00653509"/>
    <w:rsid w:val="006E7D91"/>
    <w:rsid w:val="00733BA6"/>
    <w:rsid w:val="00735BB5"/>
    <w:rsid w:val="00790E3B"/>
    <w:rsid w:val="007F599B"/>
    <w:rsid w:val="008526FD"/>
    <w:rsid w:val="00856311"/>
    <w:rsid w:val="00860CAF"/>
    <w:rsid w:val="008738DE"/>
    <w:rsid w:val="008F19D6"/>
    <w:rsid w:val="00914CB7"/>
    <w:rsid w:val="00915D8A"/>
    <w:rsid w:val="0093166C"/>
    <w:rsid w:val="00960843"/>
    <w:rsid w:val="009B57A5"/>
    <w:rsid w:val="009D3823"/>
    <w:rsid w:val="00A00357"/>
    <w:rsid w:val="00A12848"/>
    <w:rsid w:val="00AA012F"/>
    <w:rsid w:val="00AF413A"/>
    <w:rsid w:val="00AF688A"/>
    <w:rsid w:val="00B07516"/>
    <w:rsid w:val="00B92222"/>
    <w:rsid w:val="00BB37E3"/>
    <w:rsid w:val="00BD70F8"/>
    <w:rsid w:val="00BD733E"/>
    <w:rsid w:val="00BE1644"/>
    <w:rsid w:val="00C12813"/>
    <w:rsid w:val="00C768A8"/>
    <w:rsid w:val="00C939A9"/>
    <w:rsid w:val="00CA0B22"/>
    <w:rsid w:val="00CC6B35"/>
    <w:rsid w:val="00D0067C"/>
    <w:rsid w:val="00D25D99"/>
    <w:rsid w:val="00D91EF7"/>
    <w:rsid w:val="00D9369A"/>
    <w:rsid w:val="00DC264A"/>
    <w:rsid w:val="00DE560A"/>
    <w:rsid w:val="00DE5618"/>
    <w:rsid w:val="00E00170"/>
    <w:rsid w:val="00E66FC6"/>
    <w:rsid w:val="00E6745B"/>
    <w:rsid w:val="00E95080"/>
    <w:rsid w:val="00EA2E45"/>
    <w:rsid w:val="00EA7DD0"/>
    <w:rsid w:val="00EC2EC8"/>
    <w:rsid w:val="00EC6FA2"/>
    <w:rsid w:val="00EE1443"/>
    <w:rsid w:val="00EF7A60"/>
    <w:rsid w:val="00F21CCA"/>
    <w:rsid w:val="00F23EA8"/>
    <w:rsid w:val="00FB0007"/>
    <w:rsid w:val="00FB7BFB"/>
    <w:rsid w:val="00FD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E5F44"/>
  <w15:chartTrackingRefBased/>
  <w15:docId w15:val="{D98B3F67-2144-4726-B55C-B14EA03CD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1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0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8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 Nagrale</dc:creator>
  <cp:keywords/>
  <dc:description/>
  <cp:lastModifiedBy>Rutuj Nagrale</cp:lastModifiedBy>
  <cp:revision>2</cp:revision>
  <dcterms:created xsi:type="dcterms:W3CDTF">2024-09-19T10:43:00Z</dcterms:created>
  <dcterms:modified xsi:type="dcterms:W3CDTF">2024-09-19T10:43:00Z</dcterms:modified>
</cp:coreProperties>
</file>